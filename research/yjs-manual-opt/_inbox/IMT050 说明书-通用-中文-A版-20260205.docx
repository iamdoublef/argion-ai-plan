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2B7C2" w14:textId="77777777" w:rsidR="00563547" w:rsidRDefault="00563547">
      <w:pPr>
        <w:rPr>
          <w:rFonts w:asciiTheme="minorEastAsia" w:hAnsiTheme="minorEastAsia" w:hint="eastAsia"/>
        </w:rPr>
      </w:pPr>
      <w:bookmarkStart w:id="0" w:name="_Hlk184987691"/>
      <w:bookmarkEnd w:id="0"/>
    </w:p>
    <w:p w14:paraId="04D2B7C3" w14:textId="77777777" w:rsidR="00563547" w:rsidRDefault="00184BCF">
      <w:pPr>
        <w:pStyle w:val="af"/>
        <w:rPr>
          <w:rFonts w:asciiTheme="minorEastAsia" w:eastAsiaTheme="minorEastAsia" w:hAnsiTheme="minorEastAsia" w:hint="eastAsia"/>
          <w:color w:val="auto"/>
        </w:rPr>
      </w:pPr>
      <w:r>
        <w:rPr>
          <w:rFonts w:asciiTheme="minorEastAsia" w:eastAsiaTheme="minorEastAsia" w:hAnsiTheme="minorEastAsia"/>
          <w:color w:val="auto"/>
        </w:rPr>
        <w:t>IMT050制冰机</w:t>
      </w:r>
    </w:p>
    <w:p w14:paraId="04D2B7C4" w14:textId="77777777" w:rsidR="00563547" w:rsidRDefault="00184BCF">
      <w:pPr>
        <w:pStyle w:val="ac"/>
        <w:rPr>
          <w:rFonts w:asciiTheme="minorEastAsia" w:hAnsiTheme="minorEastAsia" w:hint="eastAsia"/>
          <w:color w:val="auto"/>
        </w:rPr>
      </w:pPr>
      <w:r>
        <w:rPr>
          <w:rFonts w:asciiTheme="minorEastAsia" w:hAnsiTheme="minorEastAsia"/>
          <w:color w:val="auto"/>
        </w:rPr>
        <w:t>产品使用说明书</w:t>
      </w:r>
    </w:p>
    <w:p w14:paraId="04D2B7C5" w14:textId="77777777" w:rsidR="00563547" w:rsidRDefault="00563547">
      <w:pPr>
        <w:rPr>
          <w:rFonts w:asciiTheme="minorEastAsia" w:hAnsiTheme="minorEastAsia" w:hint="eastAsia"/>
        </w:rPr>
      </w:pPr>
    </w:p>
    <w:p w14:paraId="04D2B7C6" w14:textId="77777777" w:rsidR="00563547" w:rsidRDefault="00563547">
      <w:pPr>
        <w:rPr>
          <w:rFonts w:asciiTheme="minorEastAsia" w:hAnsiTheme="minorEastAsia" w:hint="eastAsia"/>
        </w:rPr>
      </w:pPr>
    </w:p>
    <w:p w14:paraId="04D2B7C7" w14:textId="77777777" w:rsidR="00563547" w:rsidRDefault="00563547">
      <w:pPr>
        <w:rPr>
          <w:rFonts w:asciiTheme="minorEastAsia" w:hAnsiTheme="minorEastAsia" w:hint="eastAsia"/>
        </w:rPr>
      </w:pPr>
    </w:p>
    <w:p w14:paraId="04D2B7C8" w14:textId="77777777" w:rsidR="00563547" w:rsidRDefault="00184BCF">
      <w:pPr>
        <w:rPr>
          <w:rFonts w:asciiTheme="minorEastAsia" w:hAnsiTheme="minorEastAsia" w:hint="eastAsia"/>
        </w:rPr>
      </w:pPr>
      <w:r>
        <w:rPr>
          <w:noProof/>
        </w:rPr>
        <w:drawing>
          <wp:anchor distT="0" distB="0" distL="114300" distR="114300" simplePos="0" relativeHeight="251659264" behindDoc="0" locked="0" layoutInCell="1" allowOverlap="1" wp14:anchorId="04D2B942" wp14:editId="04D2B943">
            <wp:simplePos x="0" y="0"/>
            <wp:positionH relativeFrom="column">
              <wp:posOffset>951865</wp:posOffset>
            </wp:positionH>
            <wp:positionV relativeFrom="paragraph">
              <wp:posOffset>66675</wp:posOffset>
            </wp:positionV>
            <wp:extent cx="3191510" cy="4117975"/>
            <wp:effectExtent l="0" t="0" r="8890" b="0"/>
            <wp:wrapNone/>
            <wp:docPr id="59325265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52655" name="图形 1"/>
                    <pic:cNvPicPr>
                      <a:picLocks noChangeAspect="1"/>
                    </pic:cNvPicPr>
                  </pic:nvPicPr>
                  <pic:blipFill>
                    <a:blip r:embed="rId8" cstate="print">
                      <a:extLst>
                        <a:ext uri="{96DAC541-7B7A-43D3-8B79-37D633B846F1}">
                          <asvg:svgBlip xmlns:asvg="http://schemas.microsoft.com/office/drawing/2016/SVG/main" r:embed="rId9"/>
                        </a:ext>
                      </a:extLst>
                    </a:blip>
                    <a:stretch>
                      <a:fillRect/>
                    </a:stretch>
                  </pic:blipFill>
                  <pic:spPr>
                    <a:xfrm>
                      <a:off x="0" y="0"/>
                      <a:ext cx="3191773" cy="4118057"/>
                    </a:xfrm>
                    <a:prstGeom prst="rect">
                      <a:avLst/>
                    </a:prstGeom>
                  </pic:spPr>
                </pic:pic>
              </a:graphicData>
            </a:graphic>
          </wp:anchor>
        </w:drawing>
      </w:r>
    </w:p>
    <w:p w14:paraId="04D2B7C9" w14:textId="77777777" w:rsidR="00563547" w:rsidRDefault="00563547">
      <w:pPr>
        <w:rPr>
          <w:rFonts w:asciiTheme="minorEastAsia" w:hAnsiTheme="minorEastAsia" w:hint="eastAsia"/>
        </w:rPr>
      </w:pPr>
    </w:p>
    <w:p w14:paraId="04D2B7CA" w14:textId="77777777" w:rsidR="00563547" w:rsidRDefault="00184BCF">
      <w:pPr>
        <w:rPr>
          <w:rFonts w:asciiTheme="minorEastAsia" w:hAnsiTheme="minorEastAsia" w:hint="eastAsia"/>
        </w:rPr>
      </w:pPr>
      <w:r>
        <w:rPr>
          <w:rFonts w:asciiTheme="minorEastAsia" w:hAnsiTheme="minorEastAsia" w:hint="eastAsia"/>
        </w:rPr>
        <w:br w:type="page"/>
      </w:r>
    </w:p>
    <w:p w14:paraId="04D2B7CB" w14:textId="77777777" w:rsidR="00563547" w:rsidRDefault="00184BCF">
      <w:pPr>
        <w:jc w:val="center"/>
        <w:rPr>
          <w:rFonts w:hint="eastAsia"/>
          <w:b/>
          <w:bCs/>
          <w:sz w:val="21"/>
          <w:szCs w:val="21"/>
        </w:rPr>
        <w:pPrChange w:id="1" w:author="Administrator" w:date="2026-02-04T18:35:00Z">
          <w:pPr/>
        </w:pPrChange>
      </w:pPr>
      <w:r>
        <w:rPr>
          <w:b/>
          <w:bCs/>
          <w:sz w:val="21"/>
          <w:szCs w:val="21"/>
        </w:rPr>
        <w:lastRenderedPageBreak/>
        <w:t>目</w:t>
      </w:r>
      <w:r>
        <w:rPr>
          <w:rFonts w:hint="eastAsia"/>
          <w:b/>
          <w:bCs/>
          <w:sz w:val="21"/>
          <w:szCs w:val="21"/>
        </w:rPr>
        <w:t>录</w:t>
      </w:r>
      <w:bookmarkStart w:id="2" w:name="_Toc112945403"/>
    </w:p>
    <w:bookmarkStart w:id="3" w:name="_Toc191990379"/>
    <w:p w14:paraId="74BA26AD" w14:textId="5FAEA161" w:rsidR="00D462BD" w:rsidRDefault="00563547">
      <w:pPr>
        <w:pStyle w:val="TOC1"/>
        <w:tabs>
          <w:tab w:val="right" w:leader="hyphen" w:pos="6679"/>
        </w:tabs>
        <w:rPr>
          <w:ins w:id="4" w:author="Aiden D" w:date="2026-02-04T23:30:00Z" w16du:dateUtc="2026-02-04T15:30:00Z"/>
          <w:rFonts w:hint="eastAsia"/>
          <w:b w:val="0"/>
          <w:bCs w:val="0"/>
          <w:caps w:val="0"/>
          <w:noProof/>
          <w:kern w:val="2"/>
          <w:sz w:val="22"/>
          <w:szCs w:val="24"/>
          <w14:ligatures w14:val="standardContextual"/>
        </w:rPr>
      </w:pPr>
      <w:r>
        <w:rPr>
          <w:rFonts w:asciiTheme="minorEastAsia" w:hAnsiTheme="minorEastAsia" w:hint="eastAsia"/>
        </w:rPr>
        <w:fldChar w:fldCharType="begin"/>
      </w:r>
      <w:r w:rsidR="00184BCF">
        <w:rPr>
          <w:rFonts w:asciiTheme="minorEastAsia" w:hAnsiTheme="minorEastAsia" w:hint="eastAsia"/>
        </w:rPr>
        <w:instrText xml:space="preserve"> TOC \o "1-2" \h \z \u </w:instrText>
      </w:r>
      <w:r>
        <w:rPr>
          <w:rFonts w:asciiTheme="minorEastAsia" w:hAnsiTheme="minorEastAsia" w:hint="eastAsia"/>
        </w:rPr>
        <w:fldChar w:fldCharType="separate"/>
      </w:r>
      <w:ins w:id="5" w:author="Aiden D" w:date="2026-02-04T23:30:00Z" w16du:dateUtc="2026-02-04T15:30:00Z">
        <w:r w:rsidR="00D462BD" w:rsidRPr="000623E3">
          <w:rPr>
            <w:rStyle w:val="af7"/>
            <w:rFonts w:hint="eastAsia"/>
            <w:noProof/>
          </w:rPr>
          <w:fldChar w:fldCharType="begin"/>
        </w:r>
        <w:r w:rsidR="00D462BD" w:rsidRPr="000623E3">
          <w:rPr>
            <w:rStyle w:val="af7"/>
            <w:rFonts w:hint="eastAsia"/>
            <w:noProof/>
          </w:rPr>
          <w:instrText xml:space="preserve"> </w:instrText>
        </w:r>
        <w:r w:rsidR="00D462BD">
          <w:rPr>
            <w:rFonts w:hint="eastAsia"/>
            <w:noProof/>
          </w:rPr>
          <w:instrText>HYPERLINK \l "_Toc221140267"</w:instrText>
        </w:r>
        <w:r w:rsidR="00D462BD" w:rsidRPr="000623E3">
          <w:rPr>
            <w:rStyle w:val="af7"/>
            <w:rFonts w:hint="eastAsia"/>
            <w:noProof/>
          </w:rPr>
          <w:instrText xml:space="preserve"> </w:instrText>
        </w:r>
        <w:r w:rsidR="00D462BD" w:rsidRPr="000623E3">
          <w:rPr>
            <w:rStyle w:val="af7"/>
            <w:rFonts w:hint="eastAsia"/>
            <w:noProof/>
          </w:rPr>
        </w:r>
        <w:r w:rsidR="00D462BD" w:rsidRPr="000623E3">
          <w:rPr>
            <w:rStyle w:val="af7"/>
            <w:rFonts w:hint="eastAsia"/>
            <w:noProof/>
          </w:rPr>
          <w:fldChar w:fldCharType="separate"/>
        </w:r>
        <w:r w:rsidR="00D462BD" w:rsidRPr="000623E3">
          <w:rPr>
            <w:rStyle w:val="af7"/>
            <w:rFonts w:asciiTheme="minorEastAsia" w:hAnsiTheme="minorEastAsia" w:hint="eastAsia"/>
            <w:noProof/>
          </w:rPr>
          <w:t>重要安全须知</w:t>
        </w:r>
        <w:r w:rsidR="00D462BD">
          <w:rPr>
            <w:rFonts w:hint="eastAsia"/>
            <w:noProof/>
            <w:webHidden/>
          </w:rPr>
          <w:tab/>
        </w:r>
        <w:r w:rsidR="00D462BD">
          <w:rPr>
            <w:rFonts w:hint="eastAsia"/>
            <w:noProof/>
            <w:webHidden/>
          </w:rPr>
          <w:fldChar w:fldCharType="begin"/>
        </w:r>
        <w:r w:rsidR="00D462BD">
          <w:rPr>
            <w:rFonts w:hint="eastAsia"/>
            <w:noProof/>
            <w:webHidden/>
          </w:rPr>
          <w:instrText xml:space="preserve"> </w:instrText>
        </w:r>
        <w:r w:rsidR="00D462BD">
          <w:rPr>
            <w:noProof/>
            <w:webHidden/>
          </w:rPr>
          <w:instrText>PAGEREF _Toc221140267 \h</w:instrText>
        </w:r>
        <w:r w:rsidR="00D462BD">
          <w:rPr>
            <w:rFonts w:hint="eastAsia"/>
            <w:noProof/>
            <w:webHidden/>
          </w:rPr>
          <w:instrText xml:space="preserve"> </w:instrText>
        </w:r>
      </w:ins>
      <w:r w:rsidR="00D462BD">
        <w:rPr>
          <w:rFonts w:hint="eastAsia"/>
          <w:noProof/>
          <w:webHidden/>
        </w:rPr>
      </w:r>
      <w:ins w:id="6" w:author="Aiden D" w:date="2026-02-04T23:30:00Z" w16du:dateUtc="2026-02-04T15:30:00Z">
        <w:r w:rsidR="00D462BD">
          <w:rPr>
            <w:rFonts w:hint="eastAsia"/>
            <w:noProof/>
            <w:webHidden/>
          </w:rPr>
          <w:fldChar w:fldCharType="separate"/>
        </w:r>
        <w:r w:rsidR="00D462BD">
          <w:rPr>
            <w:rFonts w:hint="eastAsia"/>
            <w:noProof/>
            <w:webHidden/>
          </w:rPr>
          <w:t>1</w:t>
        </w:r>
        <w:r w:rsidR="00D462BD">
          <w:rPr>
            <w:rFonts w:hint="eastAsia"/>
            <w:noProof/>
            <w:webHidden/>
          </w:rPr>
          <w:fldChar w:fldCharType="end"/>
        </w:r>
        <w:r w:rsidR="00D462BD" w:rsidRPr="000623E3">
          <w:rPr>
            <w:rStyle w:val="af7"/>
            <w:rFonts w:hint="eastAsia"/>
            <w:noProof/>
          </w:rPr>
          <w:fldChar w:fldCharType="end"/>
        </w:r>
      </w:ins>
    </w:p>
    <w:p w14:paraId="246A9E34" w14:textId="3091723B" w:rsidR="00D462BD" w:rsidRDefault="00D462BD">
      <w:pPr>
        <w:pStyle w:val="TOC2"/>
        <w:tabs>
          <w:tab w:val="right" w:leader="hyphen" w:pos="6679"/>
        </w:tabs>
        <w:rPr>
          <w:ins w:id="7" w:author="Aiden D" w:date="2026-02-04T23:30:00Z" w16du:dateUtc="2026-02-04T15:30:00Z"/>
          <w:rFonts w:hint="eastAsia"/>
          <w:smallCaps w:val="0"/>
          <w:noProof/>
          <w:kern w:val="2"/>
          <w:sz w:val="22"/>
          <w:szCs w:val="24"/>
          <w14:ligatures w14:val="standardContextual"/>
        </w:rPr>
      </w:pPr>
      <w:ins w:id="8"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"_Toc221140268"</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警告 WARNING：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_Toc221140268 \h</w:instrText>
        </w:r>
        <w:r>
          <w:rPr>
            <w:rFonts w:hint="eastAsia"/>
            <w:noProof/>
            <w:webHidden/>
          </w:rPr>
          <w:instrText xml:space="preserve"> </w:instrText>
        </w:r>
      </w:ins>
      <w:r>
        <w:rPr>
          <w:rFonts w:hint="eastAsia"/>
          <w:noProof/>
          <w:webHidden/>
        </w:rPr>
      </w:r>
      <w:ins w:id="9" w:author="Aiden D" w:date="2026-02-04T23:30:00Z" w16du:dateUtc="2026-02-04T15:30:00Z">
        <w:r>
          <w:rPr>
            <w:rFonts w:hint="eastAsia"/>
            <w:noProof/>
            <w:webHidden/>
          </w:rPr>
          <w:fldChar w:fldCharType="separate"/>
        </w:r>
        <w:r>
          <w:rPr>
            <w:rFonts w:hint="eastAsia"/>
            <w:noProof/>
            <w:webHidden/>
          </w:rPr>
          <w:t>1</w:t>
        </w:r>
        <w:r>
          <w:rPr>
            <w:rFonts w:hint="eastAsia"/>
            <w:noProof/>
            <w:webHidden/>
          </w:rPr>
          <w:fldChar w:fldCharType="end"/>
        </w:r>
        <w:r w:rsidRPr="000623E3">
          <w:rPr>
            <w:rStyle w:val="af7"/>
            <w:rFonts w:hint="eastAsia"/>
            <w:noProof/>
          </w:rPr>
          <w:fldChar w:fldCharType="end"/>
        </w:r>
      </w:ins>
    </w:p>
    <w:p w14:paraId="29440556" w14:textId="3BF719F7" w:rsidR="00D462BD" w:rsidRDefault="00D462BD">
      <w:pPr>
        <w:pStyle w:val="TOC2"/>
        <w:tabs>
          <w:tab w:val="right" w:leader="hyphen" w:pos="6679"/>
        </w:tabs>
        <w:rPr>
          <w:ins w:id="10" w:author="Aiden D" w:date="2026-02-04T23:30:00Z" w16du:dateUtc="2026-02-04T15:30:00Z"/>
          <w:rFonts w:hint="eastAsia"/>
          <w:smallCaps w:val="0"/>
          <w:noProof/>
          <w:kern w:val="2"/>
          <w:sz w:val="22"/>
          <w:szCs w:val="24"/>
          <w14:ligatures w14:val="standardContextual"/>
        </w:rPr>
      </w:pPr>
      <w:ins w:id="11"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"_Toc221140269"</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hint="eastAsia"/>
            <w:noProof/>
          </w:rPr>
          <w:t>注意</w:t>
        </w:r>
        <w:r w:rsidRPr="000623E3">
          <w:rPr>
            <w:rStyle w:val="af7"/>
            <w:rFonts w:hint="eastAsia"/>
            <w:noProof/>
          </w:rPr>
          <w:t xml:space="preserve"> CAUTION</w:t>
        </w:r>
        <w:r w:rsidRPr="000623E3">
          <w:rPr>
            <w:rStyle w:val="af7"/>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_Toc221140269 \h</w:instrText>
        </w:r>
        <w:r>
          <w:rPr>
            <w:rFonts w:hint="eastAsia"/>
            <w:noProof/>
            <w:webHidden/>
          </w:rPr>
          <w:instrText xml:space="preserve"> </w:instrText>
        </w:r>
      </w:ins>
      <w:r>
        <w:rPr>
          <w:rFonts w:hint="eastAsia"/>
          <w:noProof/>
          <w:webHidden/>
        </w:rPr>
      </w:r>
      <w:ins w:id="12" w:author="Aiden D" w:date="2026-02-04T23:30:00Z" w16du:dateUtc="2026-02-04T15:30:00Z">
        <w:r>
          <w:rPr>
            <w:rFonts w:hint="eastAsia"/>
            <w:noProof/>
            <w:webHidden/>
          </w:rPr>
          <w:fldChar w:fldCharType="separate"/>
        </w:r>
        <w:r>
          <w:rPr>
            <w:rFonts w:hint="eastAsia"/>
            <w:noProof/>
            <w:webHidden/>
          </w:rPr>
          <w:t>2</w:t>
        </w:r>
        <w:r>
          <w:rPr>
            <w:rFonts w:hint="eastAsia"/>
            <w:noProof/>
            <w:webHidden/>
          </w:rPr>
          <w:fldChar w:fldCharType="end"/>
        </w:r>
        <w:r w:rsidRPr="000623E3">
          <w:rPr>
            <w:rStyle w:val="af7"/>
            <w:rFonts w:hint="eastAsia"/>
            <w:noProof/>
          </w:rPr>
          <w:fldChar w:fldCharType="end"/>
        </w:r>
      </w:ins>
    </w:p>
    <w:p w14:paraId="318D82EB" w14:textId="09F07A76" w:rsidR="00D462BD" w:rsidRDefault="00D462BD">
      <w:pPr>
        <w:pStyle w:val="TOC2"/>
        <w:tabs>
          <w:tab w:val="right" w:leader="hyphen" w:pos="6679"/>
        </w:tabs>
        <w:rPr>
          <w:ins w:id="13" w:author="Aiden D" w:date="2026-02-04T23:30:00Z" w16du:dateUtc="2026-02-04T15:30:00Z"/>
          <w:rFonts w:hint="eastAsia"/>
          <w:smallCaps w:val="0"/>
          <w:noProof/>
          <w:kern w:val="2"/>
          <w:sz w:val="22"/>
          <w:szCs w:val="24"/>
          <w14:ligatures w14:val="standardContextual"/>
        </w:rPr>
      </w:pPr>
      <w:ins w:id="14"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"_Toc221140270"</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hint="eastAsia"/>
            <w:noProof/>
          </w:rPr>
          <w:t>提示</w:t>
        </w:r>
        <w:r w:rsidRPr="000623E3">
          <w:rPr>
            <w:rStyle w:val="af7"/>
            <w:rFonts w:hint="eastAsia"/>
            <w:noProof/>
          </w:rPr>
          <w:t xml:space="preserve"> NOTICE</w:t>
        </w:r>
        <w:r w:rsidRPr="000623E3">
          <w:rPr>
            <w:rStyle w:val="af7"/>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_Toc221140270 \h</w:instrText>
        </w:r>
        <w:r>
          <w:rPr>
            <w:rFonts w:hint="eastAsia"/>
            <w:noProof/>
            <w:webHidden/>
          </w:rPr>
          <w:instrText xml:space="preserve"> </w:instrText>
        </w:r>
      </w:ins>
      <w:r>
        <w:rPr>
          <w:rFonts w:hint="eastAsia"/>
          <w:noProof/>
          <w:webHidden/>
        </w:rPr>
      </w:r>
      <w:ins w:id="15" w:author="Aiden D" w:date="2026-02-04T23:30:00Z" w16du:dateUtc="2026-02-04T15:30:00Z">
        <w:r>
          <w:rPr>
            <w:rFonts w:hint="eastAsia"/>
            <w:noProof/>
            <w:webHidden/>
          </w:rPr>
          <w:fldChar w:fldCharType="separate"/>
        </w:r>
        <w:r>
          <w:rPr>
            <w:rFonts w:hint="eastAsia"/>
            <w:noProof/>
            <w:webHidden/>
          </w:rPr>
          <w:t>2</w:t>
        </w:r>
        <w:r>
          <w:rPr>
            <w:rFonts w:hint="eastAsia"/>
            <w:noProof/>
            <w:webHidden/>
          </w:rPr>
          <w:fldChar w:fldCharType="end"/>
        </w:r>
        <w:r w:rsidRPr="000623E3">
          <w:rPr>
            <w:rStyle w:val="af7"/>
            <w:rFonts w:hint="eastAsia"/>
            <w:noProof/>
          </w:rPr>
          <w:fldChar w:fldCharType="end"/>
        </w:r>
      </w:ins>
    </w:p>
    <w:p w14:paraId="1CE44093" w14:textId="53D0F9D1" w:rsidR="00D462BD" w:rsidRDefault="00D462BD">
      <w:pPr>
        <w:pStyle w:val="TOC1"/>
        <w:tabs>
          <w:tab w:val="right" w:leader="hyphen" w:pos="6679"/>
        </w:tabs>
        <w:rPr>
          <w:ins w:id="16" w:author="Aiden D" w:date="2026-02-04T23:30:00Z" w16du:dateUtc="2026-02-04T15:30:00Z"/>
          <w:rFonts w:hint="eastAsia"/>
          <w:b w:val="0"/>
          <w:bCs w:val="0"/>
          <w:caps w:val="0"/>
          <w:noProof/>
          <w:kern w:val="2"/>
          <w:sz w:val="22"/>
          <w:szCs w:val="24"/>
          <w14:ligatures w14:val="standardContextual"/>
        </w:rPr>
      </w:pPr>
      <w:ins w:id="17"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"_Toc221140271"</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hint="eastAsia"/>
            <w:noProof/>
          </w:rPr>
          <w:t>安装运输及搬运、存储、拆除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_Toc221140271 \h</w:instrText>
        </w:r>
        <w:r>
          <w:rPr>
            <w:rFonts w:hint="eastAsia"/>
            <w:noProof/>
            <w:webHidden/>
          </w:rPr>
          <w:instrText xml:space="preserve"> </w:instrText>
        </w:r>
      </w:ins>
      <w:r>
        <w:rPr>
          <w:rFonts w:hint="eastAsia"/>
          <w:noProof/>
          <w:webHidden/>
        </w:rPr>
      </w:r>
      <w:ins w:id="18" w:author="Aiden D" w:date="2026-02-04T23:30:00Z" w16du:dateUtc="2026-02-04T15:30:00Z">
        <w:r>
          <w:rPr>
            <w:rFonts w:hint="eastAsia"/>
            <w:noProof/>
            <w:webHidden/>
          </w:rPr>
          <w:fldChar w:fldCharType="separate"/>
        </w:r>
        <w:r>
          <w:rPr>
            <w:rFonts w:hint="eastAsia"/>
            <w:noProof/>
            <w:webHidden/>
          </w:rPr>
          <w:t>3</w:t>
        </w:r>
        <w:r>
          <w:rPr>
            <w:rFonts w:hint="eastAsia"/>
            <w:noProof/>
            <w:webHidden/>
          </w:rPr>
          <w:fldChar w:fldCharType="end"/>
        </w:r>
        <w:r w:rsidRPr="000623E3">
          <w:rPr>
            <w:rStyle w:val="af7"/>
            <w:rFonts w:hint="eastAsia"/>
            <w:noProof/>
          </w:rPr>
          <w:fldChar w:fldCharType="end"/>
        </w:r>
      </w:ins>
    </w:p>
    <w:p w14:paraId="7B8DFAA6" w14:textId="650AA1AF" w:rsidR="00D462BD" w:rsidRDefault="00D462BD">
      <w:pPr>
        <w:pStyle w:val="TOC2"/>
        <w:tabs>
          <w:tab w:val="right" w:leader="hyphen" w:pos="6679"/>
        </w:tabs>
        <w:rPr>
          <w:ins w:id="19" w:author="Aiden D" w:date="2026-02-04T23:30:00Z" w16du:dateUtc="2026-02-04T15:30:00Z"/>
          <w:rFonts w:hint="eastAsia"/>
          <w:smallCaps w:val="0"/>
          <w:noProof/>
          <w:kern w:val="2"/>
          <w:sz w:val="22"/>
          <w:szCs w:val="24"/>
          <w14:ligatures w14:val="standardContextual"/>
        </w:rPr>
      </w:pPr>
      <w:ins w:id="20"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"_Toc221140272"</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hint="eastAsia"/>
            <w:noProof/>
          </w:rPr>
          <w:t>包装运输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_Toc221140272 \h</w:instrText>
        </w:r>
        <w:r>
          <w:rPr>
            <w:rFonts w:hint="eastAsia"/>
            <w:noProof/>
            <w:webHidden/>
          </w:rPr>
          <w:instrText xml:space="preserve"> </w:instrText>
        </w:r>
      </w:ins>
      <w:r>
        <w:rPr>
          <w:rFonts w:hint="eastAsia"/>
          <w:noProof/>
          <w:webHidden/>
        </w:rPr>
      </w:r>
      <w:ins w:id="21" w:author="Aiden D" w:date="2026-02-04T23:30:00Z" w16du:dateUtc="2026-02-04T15:30:00Z">
        <w:r>
          <w:rPr>
            <w:rFonts w:hint="eastAsia"/>
            <w:noProof/>
            <w:webHidden/>
          </w:rPr>
          <w:fldChar w:fldCharType="separate"/>
        </w:r>
        <w:r>
          <w:rPr>
            <w:rFonts w:hint="eastAsia"/>
            <w:noProof/>
            <w:webHidden/>
          </w:rPr>
          <w:t>3</w:t>
        </w:r>
        <w:r>
          <w:rPr>
            <w:rFonts w:hint="eastAsia"/>
            <w:noProof/>
            <w:webHidden/>
          </w:rPr>
          <w:fldChar w:fldCharType="end"/>
        </w:r>
        <w:r w:rsidRPr="000623E3">
          <w:rPr>
            <w:rStyle w:val="af7"/>
            <w:rFonts w:hint="eastAsia"/>
            <w:noProof/>
          </w:rPr>
          <w:fldChar w:fldCharType="end"/>
        </w:r>
      </w:ins>
    </w:p>
    <w:p w14:paraId="10D5BBCD" w14:textId="17D0C512" w:rsidR="00D462BD" w:rsidRDefault="00D462BD">
      <w:pPr>
        <w:pStyle w:val="TOC2"/>
        <w:tabs>
          <w:tab w:val="right" w:leader="hyphen" w:pos="6679"/>
        </w:tabs>
        <w:rPr>
          <w:ins w:id="22" w:author="Aiden D" w:date="2026-02-04T23:30:00Z" w16du:dateUtc="2026-02-04T15:30:00Z"/>
          <w:rFonts w:hint="eastAsia"/>
          <w:smallCaps w:val="0"/>
          <w:noProof/>
          <w:kern w:val="2"/>
          <w:sz w:val="22"/>
          <w:szCs w:val="24"/>
          <w14:ligatures w14:val="standardContextual"/>
        </w:rPr>
      </w:pPr>
      <w:ins w:id="23"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"_Toc221140273"</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_Toc221140273 \h</w:instrText>
        </w:r>
        <w:r>
          <w:rPr>
            <w:rFonts w:hint="eastAsia"/>
            <w:noProof/>
            <w:webHidden/>
          </w:rPr>
          <w:instrText xml:space="preserve"> </w:instrText>
        </w:r>
      </w:ins>
      <w:r>
        <w:rPr>
          <w:rFonts w:hint="eastAsia"/>
          <w:noProof/>
          <w:webHidden/>
        </w:rPr>
      </w:r>
      <w:ins w:id="24" w:author="Aiden D" w:date="2026-02-04T23:30:00Z" w16du:dateUtc="2026-02-04T15:30:00Z">
        <w:r>
          <w:rPr>
            <w:rFonts w:hint="eastAsia"/>
            <w:noProof/>
            <w:webHidden/>
          </w:rPr>
          <w:fldChar w:fldCharType="separate"/>
        </w:r>
        <w:r>
          <w:rPr>
            <w:rFonts w:hint="eastAsia"/>
            <w:noProof/>
            <w:webHidden/>
          </w:rPr>
          <w:t>3</w:t>
        </w:r>
        <w:r>
          <w:rPr>
            <w:rFonts w:hint="eastAsia"/>
            <w:noProof/>
            <w:webHidden/>
          </w:rPr>
          <w:fldChar w:fldCharType="end"/>
        </w:r>
        <w:r w:rsidRPr="000623E3">
          <w:rPr>
            <w:rStyle w:val="af7"/>
            <w:rFonts w:hint="eastAsia"/>
            <w:noProof/>
          </w:rPr>
          <w:fldChar w:fldCharType="end"/>
        </w:r>
      </w:ins>
    </w:p>
    <w:p w14:paraId="729266EF" w14:textId="0B66C0A0" w:rsidR="00D462BD" w:rsidRDefault="00D462BD">
      <w:pPr>
        <w:pStyle w:val="TOC2"/>
        <w:tabs>
          <w:tab w:val="right" w:leader="hyphen" w:pos="6679"/>
        </w:tabs>
        <w:rPr>
          <w:ins w:id="25" w:author="Aiden D" w:date="2026-02-04T23:30:00Z" w16du:dateUtc="2026-02-04T15:30:00Z"/>
          <w:rFonts w:hint="eastAsia"/>
          <w:smallCaps w:val="0"/>
          <w:noProof/>
          <w:kern w:val="2"/>
          <w:sz w:val="22"/>
          <w:szCs w:val="24"/>
          <w14:ligatures w14:val="standardContextual"/>
        </w:rPr>
      </w:pPr>
      <w:ins w:id="26"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"_Toc221140274"</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储存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_Toc221140274 \h</w:instrText>
        </w:r>
        <w:r>
          <w:rPr>
            <w:rFonts w:hint="eastAsia"/>
            <w:noProof/>
            <w:webHidden/>
          </w:rPr>
          <w:instrText xml:space="preserve"> </w:instrText>
        </w:r>
      </w:ins>
      <w:r>
        <w:rPr>
          <w:rFonts w:hint="eastAsia"/>
          <w:noProof/>
          <w:webHidden/>
        </w:rPr>
      </w:r>
      <w:ins w:id="27" w:author="Aiden D" w:date="2026-02-04T23:30:00Z" w16du:dateUtc="2026-02-04T15:30:00Z">
        <w:r>
          <w:rPr>
            <w:rFonts w:hint="eastAsia"/>
            <w:noProof/>
            <w:webHidden/>
          </w:rPr>
          <w:fldChar w:fldCharType="separate"/>
        </w:r>
        <w:r>
          <w:rPr>
            <w:rFonts w:hint="eastAsia"/>
            <w:noProof/>
            <w:webHidden/>
          </w:rPr>
          <w:t>3</w:t>
        </w:r>
        <w:r>
          <w:rPr>
            <w:rFonts w:hint="eastAsia"/>
            <w:noProof/>
            <w:webHidden/>
          </w:rPr>
          <w:fldChar w:fldCharType="end"/>
        </w:r>
        <w:r w:rsidRPr="000623E3">
          <w:rPr>
            <w:rStyle w:val="af7"/>
            <w:rFonts w:hint="eastAsia"/>
            <w:noProof/>
          </w:rPr>
          <w:fldChar w:fldCharType="end"/>
        </w:r>
      </w:ins>
    </w:p>
    <w:p w14:paraId="7583D941" w14:textId="77A0097A" w:rsidR="00D462BD" w:rsidRDefault="00D462BD">
      <w:pPr>
        <w:pStyle w:val="TOC2"/>
        <w:tabs>
          <w:tab w:val="right" w:leader="hyphen" w:pos="6679"/>
        </w:tabs>
        <w:rPr>
          <w:ins w:id="28" w:author="Aiden D" w:date="2026-02-04T23:30:00Z" w16du:dateUtc="2026-02-04T15:30:00Z"/>
          <w:rFonts w:hint="eastAsia"/>
          <w:smallCaps w:val="0"/>
          <w:noProof/>
          <w:kern w:val="2"/>
          <w:sz w:val="22"/>
          <w:szCs w:val="24"/>
          <w14:ligatures w14:val="standardContextual"/>
        </w:rPr>
      </w:pPr>
      <w:ins w:id="29"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"_Toc221140275"</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拆除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_Toc221140275 \h</w:instrText>
        </w:r>
        <w:r>
          <w:rPr>
            <w:rFonts w:hint="eastAsia"/>
            <w:noProof/>
            <w:webHidden/>
          </w:rPr>
          <w:instrText xml:space="preserve"> </w:instrText>
        </w:r>
      </w:ins>
      <w:r>
        <w:rPr>
          <w:rFonts w:hint="eastAsia"/>
          <w:noProof/>
          <w:webHidden/>
        </w:rPr>
      </w:r>
      <w:ins w:id="30" w:author="Aiden D" w:date="2026-02-04T23:30:00Z" w16du:dateUtc="2026-02-04T15:30:00Z">
        <w:r>
          <w:rPr>
            <w:rFonts w:hint="eastAsia"/>
            <w:noProof/>
            <w:webHidden/>
          </w:rPr>
          <w:fldChar w:fldCharType="separate"/>
        </w:r>
        <w:r>
          <w:rPr>
            <w:rFonts w:hint="eastAsia"/>
            <w:noProof/>
            <w:webHidden/>
          </w:rPr>
          <w:t>3</w:t>
        </w:r>
        <w:r>
          <w:rPr>
            <w:rFonts w:hint="eastAsia"/>
            <w:noProof/>
            <w:webHidden/>
          </w:rPr>
          <w:fldChar w:fldCharType="end"/>
        </w:r>
        <w:r w:rsidRPr="000623E3">
          <w:rPr>
            <w:rStyle w:val="af7"/>
            <w:rFonts w:hint="eastAsia"/>
            <w:noProof/>
          </w:rPr>
          <w:fldChar w:fldCharType="end"/>
        </w:r>
      </w:ins>
    </w:p>
    <w:p w14:paraId="5E328B52" w14:textId="64911E64" w:rsidR="00D462BD" w:rsidRDefault="00D462BD">
      <w:pPr>
        <w:pStyle w:val="TOC1"/>
        <w:tabs>
          <w:tab w:val="right" w:leader="hyphen" w:pos="6679"/>
        </w:tabs>
        <w:rPr>
          <w:ins w:id="31" w:author="Aiden D" w:date="2026-02-04T23:30:00Z" w16du:dateUtc="2026-02-04T15:30:00Z"/>
          <w:rFonts w:hint="eastAsia"/>
          <w:b w:val="0"/>
          <w:bCs w:val="0"/>
          <w:caps w:val="0"/>
          <w:noProof/>
          <w:kern w:val="2"/>
          <w:sz w:val="22"/>
          <w:szCs w:val="24"/>
          <w14:ligatures w14:val="standardContextual"/>
        </w:rPr>
      </w:pPr>
      <w:ins w:id="32"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"_Toc221140276"</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产品结构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_Toc221140276 \h</w:instrText>
        </w:r>
        <w:r>
          <w:rPr>
            <w:rFonts w:hint="eastAsia"/>
            <w:noProof/>
            <w:webHidden/>
          </w:rPr>
          <w:instrText xml:space="preserve"> </w:instrText>
        </w:r>
      </w:ins>
      <w:r>
        <w:rPr>
          <w:rFonts w:hint="eastAsia"/>
          <w:noProof/>
          <w:webHidden/>
        </w:rPr>
      </w:r>
      <w:ins w:id="33" w:author="Aiden D" w:date="2026-02-04T23:30:00Z" w16du:dateUtc="2026-02-04T15:30:00Z">
        <w:r>
          <w:rPr>
            <w:rFonts w:hint="eastAsia"/>
            <w:noProof/>
            <w:webHidden/>
          </w:rPr>
          <w:fldChar w:fldCharType="separate"/>
        </w:r>
        <w:r>
          <w:rPr>
            <w:rFonts w:hint="eastAsia"/>
            <w:noProof/>
            <w:webHidden/>
          </w:rPr>
          <w:t>4</w:t>
        </w:r>
        <w:r>
          <w:rPr>
            <w:rFonts w:hint="eastAsia"/>
            <w:noProof/>
            <w:webHidden/>
          </w:rPr>
          <w:fldChar w:fldCharType="end"/>
        </w:r>
        <w:r w:rsidRPr="000623E3">
          <w:rPr>
            <w:rStyle w:val="af7"/>
            <w:rFonts w:hint="eastAsia"/>
            <w:noProof/>
          </w:rPr>
          <w:fldChar w:fldCharType="end"/>
        </w:r>
      </w:ins>
    </w:p>
    <w:p w14:paraId="5417BA9B" w14:textId="12D39ABC" w:rsidR="00D462BD" w:rsidRDefault="00D462BD">
      <w:pPr>
        <w:pStyle w:val="TOC2"/>
        <w:tabs>
          <w:tab w:val="right" w:leader="hyphen" w:pos="6679"/>
        </w:tabs>
        <w:rPr>
          <w:ins w:id="34" w:author="Aiden D" w:date="2026-02-04T23:30:00Z" w16du:dateUtc="2026-02-04T15:30:00Z"/>
          <w:rFonts w:hint="eastAsia"/>
          <w:smallCaps w:val="0"/>
          <w:noProof/>
          <w:kern w:val="2"/>
          <w:sz w:val="22"/>
          <w:szCs w:val="24"/>
          <w14:ligatures w14:val="standardContextual"/>
        </w:rPr>
      </w:pPr>
      <w:ins w:id="35"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"_Toc221140277"</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产品构造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_Toc221140277 \h</w:instrText>
        </w:r>
        <w:r>
          <w:rPr>
            <w:rFonts w:hint="eastAsia"/>
            <w:noProof/>
            <w:webHidden/>
          </w:rPr>
          <w:instrText xml:space="preserve"> </w:instrText>
        </w:r>
      </w:ins>
      <w:r>
        <w:rPr>
          <w:rFonts w:hint="eastAsia"/>
          <w:noProof/>
          <w:webHidden/>
        </w:rPr>
      </w:r>
      <w:ins w:id="36" w:author="Aiden D" w:date="2026-02-04T23:30:00Z" w16du:dateUtc="2026-02-04T15:30:00Z">
        <w:r>
          <w:rPr>
            <w:rFonts w:hint="eastAsia"/>
            <w:noProof/>
            <w:webHidden/>
          </w:rPr>
          <w:fldChar w:fldCharType="separate"/>
        </w:r>
        <w:r>
          <w:rPr>
            <w:rFonts w:hint="eastAsia"/>
            <w:noProof/>
            <w:webHidden/>
          </w:rPr>
          <w:t>4</w:t>
        </w:r>
        <w:r>
          <w:rPr>
            <w:rFonts w:hint="eastAsia"/>
            <w:noProof/>
            <w:webHidden/>
          </w:rPr>
          <w:fldChar w:fldCharType="end"/>
        </w:r>
        <w:r w:rsidRPr="000623E3">
          <w:rPr>
            <w:rStyle w:val="af7"/>
            <w:rFonts w:hint="eastAsia"/>
            <w:noProof/>
          </w:rPr>
          <w:fldChar w:fldCharType="end"/>
        </w:r>
      </w:ins>
    </w:p>
    <w:p w14:paraId="2D5EA2C7" w14:textId="706C50AD" w:rsidR="00D462BD" w:rsidRDefault="00D462BD">
      <w:pPr>
        <w:pStyle w:val="TOC2"/>
        <w:tabs>
          <w:tab w:val="right" w:leader="hyphen" w:pos="6679"/>
        </w:tabs>
        <w:rPr>
          <w:ins w:id="37" w:author="Aiden D" w:date="2026-02-04T23:30:00Z" w16du:dateUtc="2026-02-04T15:30:00Z"/>
          <w:rFonts w:hint="eastAsia"/>
          <w:smallCaps w:val="0"/>
          <w:noProof/>
          <w:kern w:val="2"/>
          <w:sz w:val="22"/>
          <w:szCs w:val="24"/>
          <w14:ligatures w14:val="standardContextual"/>
        </w:rPr>
      </w:pPr>
      <w:ins w:id="38"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"_Toc221140278"</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控制面板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_Toc221140278 \h</w:instrText>
        </w:r>
        <w:r>
          <w:rPr>
            <w:rFonts w:hint="eastAsia"/>
            <w:noProof/>
            <w:webHidden/>
          </w:rPr>
          <w:instrText xml:space="preserve"> </w:instrText>
        </w:r>
      </w:ins>
      <w:r>
        <w:rPr>
          <w:rFonts w:hint="eastAsia"/>
          <w:noProof/>
          <w:webHidden/>
        </w:rPr>
      </w:r>
      <w:ins w:id="39" w:author="Aiden D" w:date="2026-02-04T23:30:00Z" w16du:dateUtc="2026-02-04T15:30:00Z">
        <w:r>
          <w:rPr>
            <w:rFonts w:hint="eastAsia"/>
            <w:noProof/>
            <w:webHidden/>
          </w:rPr>
          <w:fldChar w:fldCharType="separate"/>
        </w:r>
        <w:r>
          <w:rPr>
            <w:rFonts w:hint="eastAsia"/>
            <w:noProof/>
            <w:webHidden/>
          </w:rPr>
          <w:t>5</w:t>
        </w:r>
        <w:r>
          <w:rPr>
            <w:rFonts w:hint="eastAsia"/>
            <w:noProof/>
            <w:webHidden/>
          </w:rPr>
          <w:fldChar w:fldCharType="end"/>
        </w:r>
        <w:r w:rsidRPr="000623E3">
          <w:rPr>
            <w:rStyle w:val="af7"/>
            <w:rFonts w:hint="eastAsia"/>
            <w:noProof/>
          </w:rPr>
          <w:fldChar w:fldCharType="end"/>
        </w:r>
      </w:ins>
    </w:p>
    <w:p w14:paraId="2297774C" w14:textId="2BB24B17" w:rsidR="00D462BD" w:rsidRDefault="00D462BD">
      <w:pPr>
        <w:pStyle w:val="TOC1"/>
        <w:tabs>
          <w:tab w:val="right" w:leader="hyphen" w:pos="6679"/>
        </w:tabs>
        <w:rPr>
          <w:ins w:id="40" w:author="Aiden D" w:date="2026-02-04T23:30:00Z" w16du:dateUtc="2026-02-04T15:30:00Z"/>
          <w:rFonts w:hint="eastAsia"/>
          <w:b w:val="0"/>
          <w:bCs w:val="0"/>
          <w:caps w:val="0"/>
          <w:noProof/>
          <w:kern w:val="2"/>
          <w:sz w:val="22"/>
          <w:szCs w:val="24"/>
          <w14:ligatures w14:val="standardContextual"/>
        </w:rPr>
      </w:pPr>
      <w:ins w:id="41"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"_Toc221140279"</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hint="eastAsia"/>
            <w:noProof/>
          </w:rPr>
          <w:t>产品操作注意事项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_Toc221140279 \h</w:instrText>
        </w:r>
        <w:r>
          <w:rPr>
            <w:rFonts w:hint="eastAsia"/>
            <w:noProof/>
            <w:webHidden/>
          </w:rPr>
          <w:instrText xml:space="preserve"> </w:instrText>
        </w:r>
      </w:ins>
      <w:r>
        <w:rPr>
          <w:rFonts w:hint="eastAsia"/>
          <w:noProof/>
          <w:webHidden/>
        </w:rPr>
      </w:r>
      <w:ins w:id="42" w:author="Aiden D" w:date="2026-02-04T23:30:00Z" w16du:dateUtc="2026-02-04T15:30:00Z">
        <w:r>
          <w:rPr>
            <w:rFonts w:hint="eastAsia"/>
            <w:noProof/>
            <w:webHidden/>
          </w:rPr>
          <w:fldChar w:fldCharType="separate"/>
        </w:r>
        <w:r>
          <w:rPr>
            <w:rFonts w:hint="eastAsia"/>
            <w:noProof/>
            <w:webHidden/>
          </w:rPr>
          <w:t>6</w:t>
        </w:r>
        <w:r>
          <w:rPr>
            <w:rFonts w:hint="eastAsia"/>
            <w:noProof/>
            <w:webHidden/>
          </w:rPr>
          <w:fldChar w:fldCharType="end"/>
        </w:r>
        <w:r w:rsidRPr="000623E3">
          <w:rPr>
            <w:rStyle w:val="af7"/>
            <w:rFonts w:hint="eastAsia"/>
            <w:noProof/>
          </w:rPr>
          <w:fldChar w:fldCharType="end"/>
        </w:r>
      </w:ins>
    </w:p>
    <w:p w14:paraId="27C871A2" w14:textId="3CAD1C7D" w:rsidR="00D462BD" w:rsidRDefault="00D462BD">
      <w:pPr>
        <w:pStyle w:val="TOC2"/>
        <w:tabs>
          <w:tab w:val="right" w:leader="hyphen" w:pos="6679"/>
        </w:tabs>
        <w:rPr>
          <w:ins w:id="43" w:author="Aiden D" w:date="2026-02-04T23:30:00Z" w16du:dateUtc="2026-02-04T15:30:00Z"/>
          <w:rFonts w:hint="eastAsia"/>
          <w:smallCaps w:val="0"/>
          <w:noProof/>
          <w:kern w:val="2"/>
          <w:sz w:val="22"/>
          <w:szCs w:val="24"/>
          <w14:ligatures w14:val="standardContextual"/>
        </w:rPr>
      </w:pPr>
      <w:ins w:id="44"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"_Toc221140280"</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hint="eastAsia"/>
            <w:noProof/>
          </w:rPr>
          <w:t>子弹冰制作注意：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_Toc221140280 \h</w:instrText>
        </w:r>
        <w:r>
          <w:rPr>
            <w:rFonts w:hint="eastAsia"/>
            <w:noProof/>
            <w:webHidden/>
          </w:rPr>
          <w:instrText xml:space="preserve"> </w:instrText>
        </w:r>
      </w:ins>
      <w:r>
        <w:rPr>
          <w:rFonts w:hint="eastAsia"/>
          <w:noProof/>
          <w:webHidden/>
        </w:rPr>
      </w:r>
      <w:ins w:id="45" w:author="Aiden D" w:date="2026-02-04T23:30:00Z" w16du:dateUtc="2026-02-04T15:30:00Z">
        <w:r>
          <w:rPr>
            <w:rFonts w:hint="eastAsia"/>
            <w:noProof/>
            <w:webHidden/>
          </w:rPr>
          <w:fldChar w:fldCharType="separate"/>
        </w:r>
        <w:r>
          <w:rPr>
            <w:rFonts w:hint="eastAsia"/>
            <w:noProof/>
            <w:webHidden/>
          </w:rPr>
          <w:t>6</w:t>
        </w:r>
        <w:r>
          <w:rPr>
            <w:rFonts w:hint="eastAsia"/>
            <w:noProof/>
            <w:webHidden/>
          </w:rPr>
          <w:fldChar w:fldCharType="end"/>
        </w:r>
        <w:r w:rsidRPr="000623E3">
          <w:rPr>
            <w:rStyle w:val="af7"/>
            <w:rFonts w:hint="eastAsia"/>
            <w:noProof/>
          </w:rPr>
          <w:fldChar w:fldCharType="end"/>
        </w:r>
      </w:ins>
    </w:p>
    <w:p w14:paraId="4FBC1138" w14:textId="7AC04BDE" w:rsidR="00D462BD" w:rsidRDefault="00D462BD">
      <w:pPr>
        <w:pStyle w:val="TOC2"/>
        <w:tabs>
          <w:tab w:val="right" w:leader="hyphen" w:pos="6679"/>
        </w:tabs>
        <w:rPr>
          <w:ins w:id="46" w:author="Aiden D" w:date="2026-02-04T23:30:00Z" w16du:dateUtc="2026-02-04T15:30:00Z"/>
          <w:rFonts w:hint="eastAsia"/>
          <w:smallCaps w:val="0"/>
          <w:noProof/>
          <w:kern w:val="2"/>
          <w:sz w:val="22"/>
          <w:szCs w:val="24"/>
          <w14:ligatures w14:val="standardContextual"/>
        </w:rPr>
      </w:pPr>
      <w:ins w:id="47"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"_Toc221140281"</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如何清洁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_Toc221140281 \h</w:instrText>
        </w:r>
        <w:r>
          <w:rPr>
            <w:rFonts w:hint="eastAsia"/>
            <w:noProof/>
            <w:webHidden/>
          </w:rPr>
          <w:instrText xml:space="preserve"> </w:instrText>
        </w:r>
      </w:ins>
      <w:r>
        <w:rPr>
          <w:rFonts w:hint="eastAsia"/>
          <w:noProof/>
          <w:webHidden/>
        </w:rPr>
      </w:r>
      <w:ins w:id="48" w:author="Aiden D" w:date="2026-02-04T23:30:00Z" w16du:dateUtc="2026-02-04T15:30:00Z">
        <w:r>
          <w:rPr>
            <w:rFonts w:hint="eastAsia"/>
            <w:noProof/>
            <w:webHidden/>
          </w:rPr>
          <w:fldChar w:fldCharType="separate"/>
        </w:r>
        <w:r>
          <w:rPr>
            <w:rFonts w:hint="eastAsia"/>
            <w:noProof/>
            <w:webHidden/>
          </w:rPr>
          <w:t>6</w:t>
        </w:r>
        <w:r>
          <w:rPr>
            <w:rFonts w:hint="eastAsia"/>
            <w:noProof/>
            <w:webHidden/>
          </w:rPr>
          <w:fldChar w:fldCharType="end"/>
        </w:r>
        <w:r w:rsidRPr="000623E3">
          <w:rPr>
            <w:rStyle w:val="af7"/>
            <w:rFonts w:hint="eastAsia"/>
            <w:noProof/>
          </w:rPr>
          <w:fldChar w:fldCharType="end"/>
        </w:r>
      </w:ins>
    </w:p>
    <w:p w14:paraId="7CED621D" w14:textId="2606989A" w:rsidR="00D462BD" w:rsidRDefault="00D462BD">
      <w:pPr>
        <w:pStyle w:val="TOC1"/>
        <w:tabs>
          <w:tab w:val="right" w:leader="hyphen" w:pos="6679"/>
        </w:tabs>
        <w:rPr>
          <w:ins w:id="49" w:author="Aiden D" w:date="2026-02-04T23:30:00Z" w16du:dateUtc="2026-02-04T15:30:00Z"/>
          <w:rFonts w:hint="eastAsia"/>
          <w:b w:val="0"/>
          <w:bCs w:val="0"/>
          <w:caps w:val="0"/>
          <w:noProof/>
          <w:kern w:val="2"/>
          <w:sz w:val="22"/>
          <w:szCs w:val="24"/>
          <w14:ligatures w14:val="standardContextual"/>
        </w:rPr>
      </w:pPr>
      <w:ins w:id="50"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"_Toc221140282"</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产品操作指引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_Toc221140282 \h</w:instrText>
        </w:r>
        <w:r>
          <w:rPr>
            <w:rFonts w:hint="eastAsia"/>
            <w:noProof/>
            <w:webHidden/>
          </w:rPr>
          <w:instrText xml:space="preserve"> </w:instrText>
        </w:r>
      </w:ins>
      <w:r>
        <w:rPr>
          <w:rFonts w:hint="eastAsia"/>
          <w:noProof/>
          <w:webHidden/>
        </w:rPr>
      </w:r>
      <w:ins w:id="51" w:author="Aiden D" w:date="2026-02-04T23:30:00Z" w16du:dateUtc="2026-02-04T15:30:00Z">
        <w:r>
          <w:rPr>
            <w:rFonts w:hint="eastAsia"/>
            <w:noProof/>
            <w:webHidden/>
          </w:rPr>
          <w:fldChar w:fldCharType="separate"/>
        </w:r>
        <w:r>
          <w:rPr>
            <w:rFonts w:hint="eastAsia"/>
            <w:noProof/>
            <w:webHidden/>
          </w:rPr>
          <w:t>8</w:t>
        </w:r>
        <w:r>
          <w:rPr>
            <w:rFonts w:hint="eastAsia"/>
            <w:noProof/>
            <w:webHidden/>
          </w:rPr>
          <w:fldChar w:fldCharType="end"/>
        </w:r>
        <w:r w:rsidRPr="000623E3">
          <w:rPr>
            <w:rStyle w:val="af7"/>
            <w:rFonts w:hint="eastAsia"/>
            <w:noProof/>
          </w:rPr>
          <w:fldChar w:fldCharType="end"/>
        </w:r>
      </w:ins>
    </w:p>
    <w:p w14:paraId="39D9EB65" w14:textId="68424172" w:rsidR="00D462BD" w:rsidRDefault="00D462BD">
      <w:pPr>
        <w:pStyle w:val="TOC2"/>
        <w:tabs>
          <w:tab w:val="right" w:leader="hyphen" w:pos="6679"/>
        </w:tabs>
        <w:rPr>
          <w:ins w:id="52" w:author="Aiden D" w:date="2026-02-04T23:30:00Z" w16du:dateUtc="2026-02-04T15:30:00Z"/>
          <w:rFonts w:hint="eastAsia"/>
          <w:smallCaps w:val="0"/>
          <w:noProof/>
          <w:kern w:val="2"/>
          <w:sz w:val="22"/>
          <w:szCs w:val="24"/>
          <w14:ligatures w14:val="standardContextual"/>
        </w:rPr>
      </w:pPr>
      <w:ins w:id="53"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"_Toc221140283"</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工作前准备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_Toc221140283 \h</w:instrText>
        </w:r>
        <w:r>
          <w:rPr>
            <w:rFonts w:hint="eastAsia"/>
            <w:noProof/>
            <w:webHidden/>
          </w:rPr>
          <w:instrText xml:space="preserve"> </w:instrText>
        </w:r>
      </w:ins>
      <w:r>
        <w:rPr>
          <w:rFonts w:hint="eastAsia"/>
          <w:noProof/>
          <w:webHidden/>
        </w:rPr>
      </w:r>
      <w:ins w:id="54" w:author="Aiden D" w:date="2026-02-04T23:30:00Z" w16du:dateUtc="2026-02-04T15:30:00Z">
        <w:r>
          <w:rPr>
            <w:rFonts w:hint="eastAsia"/>
            <w:noProof/>
            <w:webHidden/>
          </w:rPr>
          <w:fldChar w:fldCharType="separate"/>
        </w:r>
        <w:r>
          <w:rPr>
            <w:rFonts w:hint="eastAsia"/>
            <w:noProof/>
            <w:webHidden/>
          </w:rPr>
          <w:t>8</w:t>
        </w:r>
        <w:r>
          <w:rPr>
            <w:rFonts w:hint="eastAsia"/>
            <w:noProof/>
            <w:webHidden/>
          </w:rPr>
          <w:fldChar w:fldCharType="end"/>
        </w:r>
        <w:r w:rsidRPr="000623E3">
          <w:rPr>
            <w:rStyle w:val="af7"/>
            <w:rFonts w:hint="eastAsia"/>
            <w:noProof/>
          </w:rPr>
          <w:fldChar w:fldCharType="end"/>
        </w:r>
      </w:ins>
    </w:p>
    <w:p w14:paraId="78285B14" w14:textId="30E48C90" w:rsidR="00D462BD" w:rsidRDefault="00D462BD">
      <w:pPr>
        <w:pStyle w:val="TOC2"/>
        <w:tabs>
          <w:tab w:val="right" w:leader="hyphen" w:pos="6679"/>
        </w:tabs>
        <w:rPr>
          <w:ins w:id="55" w:author="Aiden D" w:date="2026-02-04T23:30:00Z" w16du:dateUtc="2026-02-04T15:30:00Z"/>
          <w:rFonts w:hint="eastAsia"/>
          <w:smallCaps w:val="0"/>
          <w:noProof/>
          <w:kern w:val="2"/>
          <w:sz w:val="22"/>
          <w:szCs w:val="24"/>
          <w14:ligatures w14:val="standardContextual"/>
        </w:rPr>
      </w:pPr>
      <w:ins w:id="56"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"_Toc221140284"</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产品开机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_Toc221140284 \h</w:instrText>
        </w:r>
        <w:r>
          <w:rPr>
            <w:rFonts w:hint="eastAsia"/>
            <w:noProof/>
            <w:webHidden/>
          </w:rPr>
          <w:instrText xml:space="preserve"> </w:instrText>
        </w:r>
      </w:ins>
      <w:r>
        <w:rPr>
          <w:rFonts w:hint="eastAsia"/>
          <w:noProof/>
          <w:webHidden/>
        </w:rPr>
      </w:r>
      <w:ins w:id="57" w:author="Aiden D" w:date="2026-02-04T23:30:00Z" w16du:dateUtc="2026-02-04T15:30:00Z">
        <w:r>
          <w:rPr>
            <w:rFonts w:hint="eastAsia"/>
            <w:noProof/>
            <w:webHidden/>
          </w:rPr>
          <w:fldChar w:fldCharType="separate"/>
        </w:r>
        <w:r>
          <w:rPr>
            <w:rFonts w:hint="eastAsia"/>
            <w:noProof/>
            <w:webHidden/>
          </w:rPr>
          <w:t>8</w:t>
        </w:r>
        <w:r>
          <w:rPr>
            <w:rFonts w:hint="eastAsia"/>
            <w:noProof/>
            <w:webHidden/>
          </w:rPr>
          <w:fldChar w:fldCharType="end"/>
        </w:r>
        <w:r w:rsidRPr="000623E3">
          <w:rPr>
            <w:rStyle w:val="af7"/>
            <w:rFonts w:hint="eastAsia"/>
            <w:noProof/>
          </w:rPr>
          <w:fldChar w:fldCharType="end"/>
        </w:r>
      </w:ins>
    </w:p>
    <w:p w14:paraId="3F3B02DB" w14:textId="2512B337" w:rsidR="00D462BD" w:rsidRDefault="00D462BD">
      <w:pPr>
        <w:pStyle w:val="TOC2"/>
        <w:tabs>
          <w:tab w:val="right" w:leader="hyphen" w:pos="6679"/>
        </w:tabs>
        <w:rPr>
          <w:ins w:id="58" w:author="Aiden D" w:date="2026-02-04T23:30:00Z" w16du:dateUtc="2026-02-04T15:30:00Z"/>
          <w:rFonts w:hint="eastAsia"/>
          <w:smallCaps w:val="0"/>
          <w:noProof/>
          <w:kern w:val="2"/>
          <w:sz w:val="22"/>
          <w:szCs w:val="24"/>
          <w14:ligatures w14:val="standardContextual"/>
        </w:rPr>
      </w:pPr>
      <w:ins w:id="59"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"_Toc221140285"</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如何制作子弹冰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_Toc221140285 \h</w:instrText>
        </w:r>
        <w:r>
          <w:rPr>
            <w:rFonts w:hint="eastAsia"/>
            <w:noProof/>
            <w:webHidden/>
          </w:rPr>
          <w:instrText xml:space="preserve"> </w:instrText>
        </w:r>
      </w:ins>
      <w:r>
        <w:rPr>
          <w:rFonts w:hint="eastAsia"/>
          <w:noProof/>
          <w:webHidden/>
        </w:rPr>
      </w:r>
      <w:ins w:id="60" w:author="Aiden D" w:date="2026-02-04T23:30:00Z" w16du:dateUtc="2026-02-04T15:30:00Z">
        <w:r>
          <w:rPr>
            <w:rFonts w:hint="eastAsia"/>
            <w:noProof/>
            <w:webHidden/>
          </w:rPr>
          <w:fldChar w:fldCharType="separate"/>
        </w:r>
        <w:r>
          <w:rPr>
            <w:rFonts w:hint="eastAsia"/>
            <w:noProof/>
            <w:webHidden/>
          </w:rPr>
          <w:t>8</w:t>
        </w:r>
        <w:r>
          <w:rPr>
            <w:rFonts w:hint="eastAsia"/>
            <w:noProof/>
            <w:webHidden/>
          </w:rPr>
          <w:fldChar w:fldCharType="end"/>
        </w:r>
        <w:r w:rsidRPr="000623E3">
          <w:rPr>
            <w:rStyle w:val="af7"/>
            <w:rFonts w:hint="eastAsia"/>
            <w:noProof/>
          </w:rPr>
          <w:fldChar w:fldCharType="end"/>
        </w:r>
      </w:ins>
    </w:p>
    <w:p w14:paraId="55E9574F" w14:textId="04F94ACF" w:rsidR="00D462BD" w:rsidRDefault="00D462BD">
      <w:pPr>
        <w:pStyle w:val="TOC1"/>
        <w:tabs>
          <w:tab w:val="right" w:leader="hyphen" w:pos="6679"/>
        </w:tabs>
        <w:rPr>
          <w:ins w:id="61" w:author="Aiden D" w:date="2026-02-04T23:30:00Z" w16du:dateUtc="2026-02-04T15:30:00Z"/>
          <w:rFonts w:hint="eastAsia"/>
          <w:b w:val="0"/>
          <w:bCs w:val="0"/>
          <w:caps w:val="0"/>
          <w:noProof/>
          <w:kern w:val="2"/>
          <w:sz w:val="22"/>
          <w:szCs w:val="24"/>
          <w14:ligatures w14:val="standardContextual"/>
        </w:rPr>
      </w:pPr>
      <w:ins w:id="62"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"_Toc221140286"</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维护和保养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_Toc221140286 \h</w:instrText>
        </w:r>
        <w:r>
          <w:rPr>
            <w:rFonts w:hint="eastAsia"/>
            <w:noProof/>
            <w:webHidden/>
          </w:rPr>
          <w:instrText xml:space="preserve"> </w:instrText>
        </w:r>
      </w:ins>
      <w:r>
        <w:rPr>
          <w:rFonts w:hint="eastAsia"/>
          <w:noProof/>
          <w:webHidden/>
        </w:rPr>
      </w:r>
      <w:ins w:id="63" w:author="Aiden D" w:date="2026-02-04T23:30:00Z" w16du:dateUtc="2026-02-04T15:30:00Z">
        <w:r>
          <w:rPr>
            <w:rFonts w:hint="eastAsia"/>
            <w:noProof/>
            <w:webHidden/>
          </w:rPr>
          <w:fldChar w:fldCharType="separate"/>
        </w:r>
        <w:r>
          <w:rPr>
            <w:rFonts w:hint="eastAsia"/>
            <w:noProof/>
            <w:webHidden/>
          </w:rPr>
          <w:t>10</w:t>
        </w:r>
        <w:r>
          <w:rPr>
            <w:rFonts w:hint="eastAsia"/>
            <w:noProof/>
            <w:webHidden/>
          </w:rPr>
          <w:fldChar w:fldCharType="end"/>
        </w:r>
        <w:r w:rsidRPr="000623E3">
          <w:rPr>
            <w:rStyle w:val="af7"/>
            <w:rFonts w:hint="eastAsia"/>
            <w:noProof/>
          </w:rPr>
          <w:fldChar w:fldCharType="end"/>
        </w:r>
      </w:ins>
    </w:p>
    <w:p w14:paraId="73C76409" w14:textId="1FEF5972" w:rsidR="00D462BD" w:rsidRDefault="00D462BD">
      <w:pPr>
        <w:pStyle w:val="TOC1"/>
        <w:tabs>
          <w:tab w:val="right" w:leader="hyphen" w:pos="6679"/>
        </w:tabs>
        <w:rPr>
          <w:ins w:id="64" w:author="Aiden D" w:date="2026-02-04T23:30:00Z" w16du:dateUtc="2026-02-04T15:30:00Z"/>
          <w:rFonts w:hint="eastAsia"/>
          <w:b w:val="0"/>
          <w:bCs w:val="0"/>
          <w:caps w:val="0"/>
          <w:noProof/>
          <w:kern w:val="2"/>
          <w:sz w:val="22"/>
          <w:szCs w:val="24"/>
          <w14:ligatures w14:val="standardContextual"/>
        </w:rPr>
      </w:pPr>
      <w:ins w:id="65"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"_Toc221140287"</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疑问与解答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_Toc221140287 \h</w:instrText>
        </w:r>
        <w:r>
          <w:rPr>
            <w:rFonts w:hint="eastAsia"/>
            <w:noProof/>
            <w:webHidden/>
          </w:rPr>
          <w:instrText xml:space="preserve"> </w:instrText>
        </w:r>
      </w:ins>
      <w:r>
        <w:rPr>
          <w:rFonts w:hint="eastAsia"/>
          <w:noProof/>
          <w:webHidden/>
        </w:rPr>
      </w:r>
      <w:ins w:id="66" w:author="Aiden D" w:date="2026-02-04T23:30:00Z" w16du:dateUtc="2026-02-04T15:30:00Z">
        <w:r>
          <w:rPr>
            <w:rFonts w:hint="eastAsia"/>
            <w:noProof/>
            <w:webHidden/>
          </w:rPr>
          <w:fldChar w:fldCharType="separate"/>
        </w:r>
        <w:r>
          <w:rPr>
            <w:rFonts w:hint="eastAsia"/>
            <w:noProof/>
            <w:webHidden/>
          </w:rPr>
          <w:t>10</w:t>
        </w:r>
        <w:r>
          <w:rPr>
            <w:rFonts w:hint="eastAsia"/>
            <w:noProof/>
            <w:webHidden/>
          </w:rPr>
          <w:fldChar w:fldCharType="end"/>
        </w:r>
        <w:r w:rsidRPr="000623E3">
          <w:rPr>
            <w:rStyle w:val="af7"/>
            <w:rFonts w:hint="eastAsia"/>
            <w:noProof/>
          </w:rPr>
          <w:fldChar w:fldCharType="end"/>
        </w:r>
      </w:ins>
    </w:p>
    <w:p w14:paraId="4355B484" w14:textId="119FCAFE" w:rsidR="00D462BD" w:rsidRDefault="00D462BD">
      <w:pPr>
        <w:pStyle w:val="TOC1"/>
        <w:tabs>
          <w:tab w:val="right" w:leader="hyphen" w:pos="6679"/>
        </w:tabs>
        <w:rPr>
          <w:ins w:id="67" w:author="Aiden D" w:date="2026-02-04T23:30:00Z" w16du:dateUtc="2026-02-04T15:30:00Z"/>
          <w:rFonts w:hint="eastAsia"/>
          <w:b w:val="0"/>
          <w:bCs w:val="0"/>
          <w:caps w:val="0"/>
          <w:noProof/>
          <w:kern w:val="2"/>
          <w:sz w:val="22"/>
          <w:szCs w:val="24"/>
          <w14:ligatures w14:val="standardContextual"/>
        </w:rPr>
      </w:pPr>
      <w:ins w:id="68"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"_Toc221140288"</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产品参数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_Toc221140288 \h</w:instrText>
        </w:r>
        <w:r>
          <w:rPr>
            <w:rFonts w:hint="eastAsia"/>
            <w:noProof/>
            <w:webHidden/>
          </w:rPr>
          <w:instrText xml:space="preserve"> </w:instrText>
        </w:r>
      </w:ins>
      <w:r>
        <w:rPr>
          <w:rFonts w:hint="eastAsia"/>
          <w:noProof/>
          <w:webHidden/>
        </w:rPr>
      </w:r>
      <w:ins w:id="69" w:author="Aiden D" w:date="2026-02-04T23:30:00Z" w16du:dateUtc="2026-02-04T15:30:00Z">
        <w:r>
          <w:rPr>
            <w:rFonts w:hint="eastAsia"/>
            <w:noProof/>
            <w:webHidden/>
          </w:rPr>
          <w:fldChar w:fldCharType="separate"/>
        </w:r>
        <w:r>
          <w:rPr>
            <w:rFonts w:hint="eastAsia"/>
            <w:noProof/>
            <w:webHidden/>
          </w:rPr>
          <w:t>12</w:t>
        </w:r>
        <w:r>
          <w:rPr>
            <w:rFonts w:hint="eastAsia"/>
            <w:noProof/>
            <w:webHidden/>
          </w:rPr>
          <w:fldChar w:fldCharType="end"/>
        </w:r>
        <w:r w:rsidRPr="000623E3">
          <w:rPr>
            <w:rStyle w:val="af7"/>
            <w:rFonts w:hint="eastAsia"/>
            <w:noProof/>
          </w:rPr>
          <w:fldChar w:fldCharType="end"/>
        </w:r>
      </w:ins>
    </w:p>
    <w:p w14:paraId="49FB008C" w14:textId="09F32AA0" w:rsidR="00D462BD" w:rsidRDefault="00D462BD">
      <w:pPr>
        <w:pStyle w:val="TOC1"/>
        <w:tabs>
          <w:tab w:val="right" w:leader="hyphen" w:pos="6679"/>
        </w:tabs>
        <w:rPr>
          <w:ins w:id="70" w:author="Aiden D" w:date="2026-02-04T23:30:00Z" w16du:dateUtc="2026-02-04T15:30:00Z"/>
          <w:rFonts w:hint="eastAsia"/>
          <w:b w:val="0"/>
          <w:bCs w:val="0"/>
          <w:caps w:val="0"/>
          <w:noProof/>
          <w:kern w:val="2"/>
          <w:sz w:val="22"/>
          <w:szCs w:val="24"/>
          <w14:ligatures w14:val="standardContextual"/>
        </w:rPr>
      </w:pPr>
      <w:ins w:id="71"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"_Toc221140289"</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联系我们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_Toc221140289 \h</w:instrText>
        </w:r>
        <w:r>
          <w:rPr>
            <w:rFonts w:hint="eastAsia"/>
            <w:noProof/>
            <w:webHidden/>
          </w:rPr>
          <w:instrText xml:space="preserve"> </w:instrText>
        </w:r>
      </w:ins>
      <w:r>
        <w:rPr>
          <w:rFonts w:hint="eastAsia"/>
          <w:noProof/>
          <w:webHidden/>
        </w:rPr>
      </w:r>
      <w:ins w:id="72" w:author="Aiden D" w:date="2026-02-04T23:30:00Z" w16du:dateUtc="2026-02-04T15:30:00Z">
        <w:r>
          <w:rPr>
            <w:rFonts w:hint="eastAsia"/>
            <w:noProof/>
            <w:webHidden/>
          </w:rPr>
          <w:fldChar w:fldCharType="separate"/>
        </w:r>
        <w:r>
          <w:rPr>
            <w:rFonts w:hint="eastAsia"/>
            <w:noProof/>
            <w:webHidden/>
          </w:rPr>
          <w:t>13</w:t>
        </w:r>
        <w:r>
          <w:rPr>
            <w:rFonts w:hint="eastAsia"/>
            <w:noProof/>
            <w:webHidden/>
          </w:rPr>
          <w:fldChar w:fldCharType="end"/>
        </w:r>
        <w:r w:rsidRPr="000623E3">
          <w:rPr>
            <w:rStyle w:val="af7"/>
            <w:rFonts w:hint="eastAsia"/>
            <w:noProof/>
          </w:rPr>
          <w:fldChar w:fldCharType="end"/>
        </w:r>
      </w:ins>
    </w:p>
    <w:p w14:paraId="3D50D779" w14:textId="1401A4E8" w:rsidR="00D462BD" w:rsidRDefault="00D462BD">
      <w:pPr>
        <w:pStyle w:val="TOC1"/>
        <w:tabs>
          <w:tab w:val="right" w:leader="hyphen" w:pos="6679"/>
        </w:tabs>
        <w:rPr>
          <w:ins w:id="73" w:author="Aiden D" w:date="2026-02-04T23:30:00Z" w16du:dateUtc="2026-02-04T15:30:00Z"/>
          <w:rFonts w:hint="eastAsia"/>
          <w:b w:val="0"/>
          <w:bCs w:val="0"/>
          <w:caps w:val="0"/>
          <w:noProof/>
          <w:kern w:val="2"/>
          <w:sz w:val="22"/>
          <w:szCs w:val="24"/>
          <w14:ligatures w14:val="standardContextual"/>
        </w:rPr>
      </w:pPr>
      <w:ins w:id="74"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"_Toc221140290"</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保修信息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_Toc221140290 \h</w:instrText>
        </w:r>
        <w:r>
          <w:rPr>
            <w:rFonts w:hint="eastAsia"/>
            <w:noProof/>
            <w:webHidden/>
          </w:rPr>
          <w:instrText xml:space="preserve"> </w:instrText>
        </w:r>
      </w:ins>
      <w:r>
        <w:rPr>
          <w:rFonts w:hint="eastAsia"/>
          <w:noProof/>
          <w:webHidden/>
        </w:rPr>
      </w:r>
      <w:ins w:id="75" w:author="Aiden D" w:date="2026-02-04T23:30:00Z" w16du:dateUtc="2026-02-04T15:30:00Z">
        <w:r>
          <w:rPr>
            <w:rFonts w:hint="eastAsia"/>
            <w:noProof/>
            <w:webHidden/>
          </w:rPr>
          <w:fldChar w:fldCharType="separate"/>
        </w:r>
        <w:r>
          <w:rPr>
            <w:rFonts w:hint="eastAsia"/>
            <w:noProof/>
            <w:webHidden/>
          </w:rPr>
          <w:t>14</w:t>
        </w:r>
        <w:r>
          <w:rPr>
            <w:rFonts w:hint="eastAsia"/>
            <w:noProof/>
            <w:webHidden/>
          </w:rPr>
          <w:fldChar w:fldCharType="end"/>
        </w:r>
        <w:r w:rsidRPr="000623E3">
          <w:rPr>
            <w:rStyle w:val="af7"/>
            <w:rFonts w:hint="eastAsia"/>
            <w:noProof/>
          </w:rPr>
          <w:fldChar w:fldCharType="end"/>
        </w:r>
      </w:ins>
    </w:p>
    <w:p w14:paraId="616703EA" w14:textId="4F8C7658" w:rsidR="00D462BD" w:rsidRDefault="00D462BD">
      <w:pPr>
        <w:pStyle w:val="TOC1"/>
        <w:tabs>
          <w:tab w:val="right" w:leader="hyphen" w:pos="6679"/>
        </w:tabs>
        <w:rPr>
          <w:ins w:id="76" w:author="Aiden D" w:date="2026-02-04T23:30:00Z" w16du:dateUtc="2026-02-04T15:30:00Z"/>
          <w:rFonts w:hint="eastAsia"/>
          <w:b w:val="0"/>
          <w:bCs w:val="0"/>
          <w:caps w:val="0"/>
          <w:noProof/>
          <w:kern w:val="2"/>
          <w:sz w:val="22"/>
          <w:szCs w:val="24"/>
          <w14:ligatures w14:val="standardContextual"/>
        </w:rPr>
      </w:pPr>
      <w:ins w:id="77" w:author="Aiden D" w:date="2026-02-04T23:30:00Z" w16du:dateUtc="2026-02-04T15:30:00Z">
        <w:r w:rsidRPr="000623E3">
          <w:rPr>
            <w:rStyle w:val="af7"/>
            <w:rFonts w:hint="eastAsia"/>
            <w:noProof/>
          </w:rPr>
          <w:fldChar w:fldCharType="begin"/>
        </w:r>
        <w:r w:rsidRPr="000623E3">
          <w:rPr>
            <w:rStyle w:val="af7"/>
            <w:rFonts w:hint="eastAsia"/>
            <w:noProof/>
          </w:rPr>
          <w:instrText xml:space="preserve"> </w:instrText>
        </w:r>
        <w:r>
          <w:rPr>
            <w:rFonts w:hint="eastAsia"/>
            <w:noProof/>
          </w:rPr>
          <w:instrText>HYPERLINK \l "_Toc221140291"</w:instrText>
        </w:r>
        <w:r w:rsidRPr="000623E3">
          <w:rPr>
            <w:rStyle w:val="af7"/>
            <w:rFonts w:hint="eastAsia"/>
            <w:noProof/>
          </w:rPr>
          <w:instrText xml:space="preserve"> </w:instrText>
        </w:r>
        <w:r w:rsidRPr="000623E3">
          <w:rPr>
            <w:rStyle w:val="af7"/>
            <w:rFonts w:hint="eastAsia"/>
            <w:noProof/>
          </w:rPr>
        </w:r>
        <w:r w:rsidRPr="000623E3">
          <w:rPr>
            <w:rStyle w:val="af7"/>
            <w:rFonts w:hint="eastAsia"/>
            <w:noProof/>
          </w:rPr>
          <w:fldChar w:fldCharType="separate"/>
        </w:r>
        <w:r w:rsidRPr="000623E3">
          <w:rPr>
            <w:rStyle w:val="af7"/>
            <w:rFonts w:asciiTheme="minorEastAsia" w:hAnsiTheme="minorEastAsia" w:hint="eastAsia"/>
            <w:noProof/>
          </w:rPr>
          <w:t>保修卡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_Toc221140291 \h</w:instrText>
        </w:r>
        <w:r>
          <w:rPr>
            <w:rFonts w:hint="eastAsia"/>
            <w:noProof/>
            <w:webHidden/>
          </w:rPr>
          <w:instrText xml:space="preserve"> </w:instrText>
        </w:r>
      </w:ins>
      <w:r>
        <w:rPr>
          <w:rFonts w:hint="eastAsia"/>
          <w:noProof/>
          <w:webHidden/>
        </w:rPr>
      </w:r>
      <w:ins w:id="78" w:author="Aiden D" w:date="2026-02-04T23:30:00Z" w16du:dateUtc="2026-02-04T15:30:00Z">
        <w:r>
          <w:rPr>
            <w:rFonts w:hint="eastAsia"/>
            <w:noProof/>
            <w:webHidden/>
          </w:rPr>
          <w:fldChar w:fldCharType="separate"/>
        </w:r>
        <w:r>
          <w:rPr>
            <w:rFonts w:hint="eastAsia"/>
            <w:noProof/>
            <w:webHidden/>
          </w:rPr>
          <w:t>14</w:t>
        </w:r>
        <w:r>
          <w:rPr>
            <w:rFonts w:hint="eastAsia"/>
            <w:noProof/>
            <w:webHidden/>
          </w:rPr>
          <w:fldChar w:fldCharType="end"/>
        </w:r>
        <w:r w:rsidRPr="000623E3">
          <w:rPr>
            <w:rStyle w:val="af7"/>
            <w:rFonts w:hint="eastAsia"/>
            <w:noProof/>
          </w:rPr>
          <w:fldChar w:fldCharType="end"/>
        </w:r>
      </w:ins>
    </w:p>
    <w:p w14:paraId="04D2B7CC" w14:textId="480E025F" w:rsidR="00563547" w:rsidDel="00AA24D6" w:rsidRDefault="00184BCF">
      <w:pPr>
        <w:pStyle w:val="TOC1"/>
        <w:tabs>
          <w:tab w:val="right" w:leader="hyphen" w:pos="6679"/>
        </w:tabs>
        <w:rPr>
          <w:del w:id="79" w:author="Aiden D" w:date="2026-02-04T23:24:00Z" w16du:dateUtc="2026-02-04T15:24:00Z"/>
          <w:rFonts w:hint="eastAsia"/>
          <w:b w:val="0"/>
          <w:bCs w:val="0"/>
          <w:caps w:val="0"/>
          <w:noProof/>
          <w:kern w:val="2"/>
          <w:sz w:val="22"/>
          <w:szCs w:val="24"/>
        </w:rPr>
      </w:pPr>
      <w:del w:id="80" w:author="Aiden D" w:date="2026-02-04T23:24:00Z" w16du:dateUtc="2026-02-04T15:24:00Z">
        <w:r w:rsidRPr="00AA24D6" w:rsidDel="00AA24D6">
          <w:rPr>
            <w:rFonts w:hint="eastAsia"/>
            <w:noProof/>
            <w:rPrChange w:id="81" w:author="Aiden D" w:date="2026-02-04T23:24:00Z" w16du:dateUtc="2026-02-04T15:24:00Z">
              <w:rPr>
                <w:rStyle w:val="af7"/>
                <w:rFonts w:asciiTheme="minorEastAsia" w:hAnsiTheme="minorEastAsia" w:hint="eastAsia"/>
              </w:rPr>
            </w:rPrChange>
          </w:rPr>
          <w:delText>重要安全须知</w:delText>
        </w:r>
        <w:r w:rsidDel="00AA24D6">
          <w:rPr>
            <w:rFonts w:hint="eastAsia"/>
            <w:noProof/>
          </w:rPr>
          <w:tab/>
          <w:delText>1</w:delText>
        </w:r>
      </w:del>
    </w:p>
    <w:p w14:paraId="04D2B7CD" w14:textId="77FD711C" w:rsidR="00563547" w:rsidDel="00AA24D6" w:rsidRDefault="00184BCF">
      <w:pPr>
        <w:pStyle w:val="TOC2"/>
        <w:tabs>
          <w:tab w:val="right" w:leader="hyphen" w:pos="6679"/>
        </w:tabs>
        <w:rPr>
          <w:del w:id="82" w:author="Aiden D" w:date="2026-02-04T23:24:00Z" w16du:dateUtc="2026-02-04T15:24:00Z"/>
          <w:rFonts w:hint="eastAsia"/>
          <w:smallCaps w:val="0"/>
          <w:noProof/>
          <w:kern w:val="2"/>
          <w:sz w:val="22"/>
          <w:szCs w:val="24"/>
        </w:rPr>
      </w:pPr>
      <w:del w:id="83" w:author="Aiden D" w:date="2026-02-04T23:24:00Z" w16du:dateUtc="2026-02-04T15:24:00Z">
        <w:r w:rsidRPr="00AA24D6" w:rsidDel="00AA24D6">
          <w:rPr>
            <w:rFonts w:hint="eastAsia"/>
            <w:noProof/>
            <w:rPrChange w:id="84" w:author="Aiden D" w:date="2026-02-04T23:24:00Z" w16du:dateUtc="2026-02-04T15:24:00Z">
              <w:rPr>
                <w:rStyle w:val="af7"/>
                <w:rFonts w:asciiTheme="minorEastAsia" w:hAnsiTheme="minorEastAsia" w:hint="eastAsia"/>
              </w:rPr>
            </w:rPrChange>
          </w:rPr>
          <w:delText>警告</w:delText>
        </w:r>
        <w:r w:rsidRPr="00AA24D6" w:rsidDel="00AA24D6">
          <w:rPr>
            <w:rFonts w:hint="eastAsia"/>
            <w:noProof/>
            <w:rPrChange w:id="85" w:author="Aiden D" w:date="2026-02-04T23:24:00Z" w16du:dateUtc="2026-02-04T15:24:00Z">
              <w:rPr>
                <w:rStyle w:val="af7"/>
                <w:rFonts w:asciiTheme="minorEastAsia" w:hAnsiTheme="minorEastAsia" w:hint="eastAsia"/>
              </w:rPr>
            </w:rPrChange>
          </w:rPr>
          <w:delText xml:space="preserve"> WARNING</w:delText>
        </w:r>
        <w:r w:rsidRPr="00AA24D6" w:rsidDel="00AA24D6">
          <w:rPr>
            <w:rFonts w:hint="eastAsia"/>
            <w:noProof/>
            <w:rPrChange w:id="86" w:author="Aiden D" w:date="2026-02-04T23:24:00Z" w16du:dateUtc="2026-02-04T15:24:00Z">
              <w:rPr>
                <w:rStyle w:val="af7"/>
                <w:rFonts w:asciiTheme="minorEastAsia" w:hAnsiTheme="minorEastAsia" w:hint="eastAsia"/>
              </w:rPr>
            </w:rPrChange>
          </w:rPr>
          <w:delText>：</w:delText>
        </w:r>
        <w:r w:rsidDel="00AA24D6">
          <w:rPr>
            <w:rFonts w:hint="eastAsia"/>
            <w:noProof/>
          </w:rPr>
          <w:tab/>
          <w:delText>1</w:delText>
        </w:r>
      </w:del>
    </w:p>
    <w:p w14:paraId="04D2B7CE" w14:textId="0EF780C7" w:rsidR="00563547" w:rsidDel="00AA24D6" w:rsidRDefault="00184BCF">
      <w:pPr>
        <w:pStyle w:val="TOC2"/>
        <w:tabs>
          <w:tab w:val="right" w:leader="hyphen" w:pos="6679"/>
        </w:tabs>
        <w:rPr>
          <w:del w:id="87" w:author="Aiden D" w:date="2026-02-04T23:24:00Z" w16du:dateUtc="2026-02-04T15:24:00Z"/>
          <w:rFonts w:hint="eastAsia"/>
          <w:smallCaps w:val="0"/>
          <w:noProof/>
          <w:kern w:val="2"/>
          <w:sz w:val="22"/>
          <w:szCs w:val="24"/>
        </w:rPr>
      </w:pPr>
      <w:del w:id="88" w:author="Aiden D" w:date="2026-02-04T23:24:00Z" w16du:dateUtc="2026-02-04T15:24:00Z">
        <w:r w:rsidRPr="00AA24D6" w:rsidDel="00AA24D6">
          <w:rPr>
            <w:rFonts w:hint="eastAsia"/>
            <w:noProof/>
            <w:rPrChange w:id="89" w:author="Aiden D" w:date="2026-02-04T23:24:00Z" w16du:dateUtc="2026-02-04T15:24:00Z">
              <w:rPr>
                <w:rStyle w:val="af7"/>
                <w:rFonts w:hint="eastAsia"/>
              </w:rPr>
            </w:rPrChange>
          </w:rPr>
          <w:delText>注意</w:delText>
        </w:r>
        <w:r w:rsidRPr="00AA24D6" w:rsidDel="00AA24D6">
          <w:rPr>
            <w:rFonts w:hint="eastAsia"/>
            <w:noProof/>
            <w:rPrChange w:id="90" w:author="Aiden D" w:date="2026-02-04T23:24:00Z" w16du:dateUtc="2026-02-04T15:24:00Z">
              <w:rPr>
                <w:rStyle w:val="af7"/>
                <w:rFonts w:hint="eastAsia"/>
              </w:rPr>
            </w:rPrChange>
          </w:rPr>
          <w:delText xml:space="preserve"> CAUTION</w:delText>
        </w:r>
        <w:r w:rsidRPr="00AA24D6" w:rsidDel="00AA24D6">
          <w:rPr>
            <w:rFonts w:hint="eastAsia"/>
            <w:noProof/>
            <w:rPrChange w:id="91" w:author="Aiden D" w:date="2026-02-04T23:24:00Z" w16du:dateUtc="2026-02-04T15:24:00Z">
              <w:rPr>
                <w:rStyle w:val="af7"/>
                <w:rFonts w:hint="eastAsia"/>
              </w:rPr>
            </w:rPrChange>
          </w:rPr>
          <w:delText>：</w:delText>
        </w:r>
        <w:r w:rsidDel="00AA24D6">
          <w:rPr>
            <w:rFonts w:hint="eastAsia"/>
            <w:noProof/>
          </w:rPr>
          <w:tab/>
          <w:delText>2</w:delText>
        </w:r>
      </w:del>
    </w:p>
    <w:p w14:paraId="04D2B7CF" w14:textId="16136A08" w:rsidR="00563547" w:rsidDel="00AA24D6" w:rsidRDefault="00184BCF">
      <w:pPr>
        <w:pStyle w:val="TOC2"/>
        <w:tabs>
          <w:tab w:val="right" w:leader="hyphen" w:pos="6679"/>
        </w:tabs>
        <w:rPr>
          <w:del w:id="92" w:author="Aiden D" w:date="2026-02-04T23:24:00Z" w16du:dateUtc="2026-02-04T15:24:00Z"/>
          <w:rFonts w:hint="eastAsia"/>
          <w:smallCaps w:val="0"/>
          <w:noProof/>
          <w:kern w:val="2"/>
          <w:sz w:val="22"/>
          <w:szCs w:val="24"/>
        </w:rPr>
      </w:pPr>
      <w:del w:id="93" w:author="Aiden D" w:date="2026-02-04T23:24:00Z" w16du:dateUtc="2026-02-04T15:24:00Z">
        <w:r w:rsidRPr="00AA24D6" w:rsidDel="00AA24D6">
          <w:rPr>
            <w:rFonts w:hint="eastAsia"/>
            <w:noProof/>
            <w:rPrChange w:id="94" w:author="Aiden D" w:date="2026-02-04T23:24:00Z" w16du:dateUtc="2026-02-04T15:24:00Z">
              <w:rPr>
                <w:rStyle w:val="af7"/>
                <w:rFonts w:hint="eastAsia"/>
              </w:rPr>
            </w:rPrChange>
          </w:rPr>
          <w:delText>提示</w:delText>
        </w:r>
        <w:r w:rsidRPr="00AA24D6" w:rsidDel="00AA24D6">
          <w:rPr>
            <w:rFonts w:hint="eastAsia"/>
            <w:noProof/>
            <w:rPrChange w:id="95" w:author="Aiden D" w:date="2026-02-04T23:24:00Z" w16du:dateUtc="2026-02-04T15:24:00Z">
              <w:rPr>
                <w:rStyle w:val="af7"/>
                <w:rFonts w:hint="eastAsia"/>
              </w:rPr>
            </w:rPrChange>
          </w:rPr>
          <w:delText xml:space="preserve"> NOTICE</w:delText>
        </w:r>
        <w:r w:rsidRPr="00AA24D6" w:rsidDel="00AA24D6">
          <w:rPr>
            <w:rFonts w:hint="eastAsia"/>
            <w:noProof/>
            <w:rPrChange w:id="96" w:author="Aiden D" w:date="2026-02-04T23:24:00Z" w16du:dateUtc="2026-02-04T15:24:00Z">
              <w:rPr>
                <w:rStyle w:val="af7"/>
                <w:rFonts w:hint="eastAsia"/>
              </w:rPr>
            </w:rPrChange>
          </w:rPr>
          <w:delText>：</w:delText>
        </w:r>
        <w:r w:rsidDel="00AA24D6">
          <w:rPr>
            <w:rFonts w:hint="eastAsia"/>
            <w:noProof/>
          </w:rPr>
          <w:tab/>
          <w:delText>2</w:delText>
        </w:r>
      </w:del>
    </w:p>
    <w:p w14:paraId="04D2B7D0" w14:textId="769E24BE" w:rsidR="00563547" w:rsidDel="00AA24D6" w:rsidRDefault="00184BCF">
      <w:pPr>
        <w:pStyle w:val="TOC1"/>
        <w:tabs>
          <w:tab w:val="right" w:leader="hyphen" w:pos="6679"/>
        </w:tabs>
        <w:rPr>
          <w:del w:id="97" w:author="Aiden D" w:date="2026-02-04T23:24:00Z" w16du:dateUtc="2026-02-04T15:24:00Z"/>
          <w:rFonts w:hint="eastAsia"/>
          <w:b w:val="0"/>
          <w:bCs w:val="0"/>
          <w:caps w:val="0"/>
          <w:noProof/>
          <w:kern w:val="2"/>
          <w:sz w:val="22"/>
          <w:szCs w:val="24"/>
        </w:rPr>
      </w:pPr>
      <w:del w:id="98" w:author="Aiden D" w:date="2026-02-04T23:24:00Z" w16du:dateUtc="2026-02-04T15:24:00Z">
        <w:r w:rsidRPr="00AA24D6" w:rsidDel="00AA24D6">
          <w:rPr>
            <w:rFonts w:hint="eastAsia"/>
            <w:noProof/>
            <w:rPrChange w:id="99" w:author="Aiden D" w:date="2026-02-04T23:24:00Z" w16du:dateUtc="2026-02-04T15:24:00Z">
              <w:rPr>
                <w:rStyle w:val="af7"/>
                <w:rFonts w:hint="eastAsia"/>
              </w:rPr>
            </w:rPrChange>
          </w:rPr>
          <w:delText>安装运输及搬运、存储、拆除</w:delText>
        </w:r>
        <w:r w:rsidDel="00AA24D6">
          <w:rPr>
            <w:rFonts w:hint="eastAsia"/>
            <w:noProof/>
          </w:rPr>
          <w:tab/>
          <w:delText>3</w:delText>
        </w:r>
      </w:del>
    </w:p>
    <w:p w14:paraId="04D2B7D1" w14:textId="45EE2F50" w:rsidR="00563547" w:rsidDel="00AA24D6" w:rsidRDefault="00184BCF">
      <w:pPr>
        <w:pStyle w:val="TOC2"/>
        <w:tabs>
          <w:tab w:val="right" w:leader="hyphen" w:pos="6679"/>
        </w:tabs>
        <w:rPr>
          <w:del w:id="100" w:author="Aiden D" w:date="2026-02-04T23:24:00Z" w16du:dateUtc="2026-02-04T15:24:00Z"/>
          <w:rFonts w:hint="eastAsia"/>
          <w:smallCaps w:val="0"/>
          <w:noProof/>
          <w:kern w:val="2"/>
          <w:sz w:val="22"/>
          <w:szCs w:val="24"/>
        </w:rPr>
      </w:pPr>
      <w:del w:id="101" w:author="Aiden D" w:date="2026-02-04T23:24:00Z" w16du:dateUtc="2026-02-04T15:24:00Z">
        <w:r w:rsidRPr="00AA24D6" w:rsidDel="00AA24D6">
          <w:rPr>
            <w:rFonts w:hint="eastAsia"/>
            <w:noProof/>
            <w:rPrChange w:id="102" w:author="Aiden D" w:date="2026-02-04T23:24:00Z" w16du:dateUtc="2026-02-04T15:24:00Z">
              <w:rPr>
                <w:rStyle w:val="af7"/>
                <w:rFonts w:hint="eastAsia"/>
              </w:rPr>
            </w:rPrChange>
          </w:rPr>
          <w:delText>包装运输</w:delText>
        </w:r>
        <w:r w:rsidDel="00AA24D6">
          <w:rPr>
            <w:rFonts w:hint="eastAsia"/>
            <w:noProof/>
          </w:rPr>
          <w:tab/>
          <w:delText>3</w:delText>
        </w:r>
      </w:del>
    </w:p>
    <w:p w14:paraId="04D2B7D2" w14:textId="39E95484" w:rsidR="00563547" w:rsidDel="00AA24D6" w:rsidRDefault="00184BCF">
      <w:pPr>
        <w:pStyle w:val="TOC2"/>
        <w:tabs>
          <w:tab w:val="right" w:leader="hyphen" w:pos="6679"/>
        </w:tabs>
        <w:rPr>
          <w:del w:id="103" w:author="Aiden D" w:date="2026-02-04T23:24:00Z" w16du:dateUtc="2026-02-04T15:24:00Z"/>
          <w:rFonts w:hint="eastAsia"/>
          <w:smallCaps w:val="0"/>
          <w:noProof/>
          <w:kern w:val="2"/>
          <w:sz w:val="22"/>
          <w:szCs w:val="24"/>
        </w:rPr>
      </w:pPr>
      <w:del w:id="104" w:author="Aiden D" w:date="2026-02-04T23:24:00Z" w16du:dateUtc="2026-02-04T15:24:00Z">
        <w:r w:rsidRPr="00AA24D6" w:rsidDel="00AA24D6">
          <w:rPr>
            <w:rFonts w:hint="eastAsia"/>
            <w:noProof/>
            <w:rPrChange w:id="105" w:author="Aiden D" w:date="2026-02-04T23:24:00Z" w16du:dateUtc="2026-02-04T15:24:00Z">
              <w:rPr>
                <w:rStyle w:val="af7"/>
                <w:rFonts w:asciiTheme="minorEastAsia" w:hAnsiTheme="minorEastAsia" w:hint="eastAsia"/>
              </w:rPr>
            </w:rPrChange>
          </w:rPr>
          <w:delText>安装</w:delText>
        </w:r>
        <w:r w:rsidDel="00AA24D6">
          <w:rPr>
            <w:rFonts w:hint="eastAsia"/>
            <w:noProof/>
          </w:rPr>
          <w:tab/>
          <w:delText>3</w:delText>
        </w:r>
      </w:del>
    </w:p>
    <w:p w14:paraId="04D2B7D3" w14:textId="3CF7535F" w:rsidR="00563547" w:rsidDel="00AA24D6" w:rsidRDefault="00184BCF">
      <w:pPr>
        <w:pStyle w:val="TOC2"/>
        <w:tabs>
          <w:tab w:val="right" w:leader="hyphen" w:pos="6679"/>
        </w:tabs>
        <w:rPr>
          <w:del w:id="106" w:author="Aiden D" w:date="2026-02-04T23:24:00Z" w16du:dateUtc="2026-02-04T15:24:00Z"/>
          <w:rFonts w:hint="eastAsia"/>
          <w:smallCaps w:val="0"/>
          <w:noProof/>
          <w:kern w:val="2"/>
          <w:sz w:val="22"/>
          <w:szCs w:val="24"/>
        </w:rPr>
      </w:pPr>
      <w:del w:id="107" w:author="Aiden D" w:date="2026-02-04T23:24:00Z" w16du:dateUtc="2026-02-04T15:24:00Z">
        <w:r w:rsidRPr="00AA24D6" w:rsidDel="00AA24D6">
          <w:rPr>
            <w:rFonts w:hint="eastAsia"/>
            <w:noProof/>
            <w:rPrChange w:id="108" w:author="Aiden D" w:date="2026-02-04T23:24:00Z" w16du:dateUtc="2026-02-04T15:24:00Z">
              <w:rPr>
                <w:rStyle w:val="af7"/>
                <w:rFonts w:asciiTheme="minorEastAsia" w:hAnsiTheme="minorEastAsia" w:hint="eastAsia"/>
              </w:rPr>
            </w:rPrChange>
          </w:rPr>
          <w:delText>储存</w:delText>
        </w:r>
        <w:r w:rsidDel="00AA24D6">
          <w:rPr>
            <w:rFonts w:hint="eastAsia"/>
            <w:noProof/>
          </w:rPr>
          <w:tab/>
          <w:delText>3</w:delText>
        </w:r>
      </w:del>
    </w:p>
    <w:p w14:paraId="04D2B7D4" w14:textId="561FB72C" w:rsidR="00563547" w:rsidDel="00AA24D6" w:rsidRDefault="00184BCF">
      <w:pPr>
        <w:pStyle w:val="TOC2"/>
        <w:tabs>
          <w:tab w:val="right" w:leader="hyphen" w:pos="6679"/>
        </w:tabs>
        <w:rPr>
          <w:del w:id="109" w:author="Aiden D" w:date="2026-02-04T23:24:00Z" w16du:dateUtc="2026-02-04T15:24:00Z"/>
          <w:rFonts w:hint="eastAsia"/>
          <w:smallCaps w:val="0"/>
          <w:noProof/>
          <w:kern w:val="2"/>
          <w:sz w:val="22"/>
          <w:szCs w:val="24"/>
        </w:rPr>
      </w:pPr>
      <w:del w:id="110" w:author="Aiden D" w:date="2026-02-04T23:24:00Z" w16du:dateUtc="2026-02-04T15:24:00Z">
        <w:r w:rsidRPr="00AA24D6" w:rsidDel="00AA24D6">
          <w:rPr>
            <w:rFonts w:hint="eastAsia"/>
            <w:noProof/>
            <w:rPrChange w:id="111" w:author="Aiden D" w:date="2026-02-04T23:24:00Z" w16du:dateUtc="2026-02-04T15:24:00Z">
              <w:rPr>
                <w:rStyle w:val="af7"/>
                <w:rFonts w:asciiTheme="minorEastAsia" w:hAnsiTheme="minorEastAsia" w:hint="eastAsia"/>
              </w:rPr>
            </w:rPrChange>
          </w:rPr>
          <w:delText>拆除</w:delText>
        </w:r>
        <w:r w:rsidDel="00AA24D6">
          <w:rPr>
            <w:rFonts w:hint="eastAsia"/>
            <w:noProof/>
          </w:rPr>
          <w:tab/>
          <w:delText>3</w:delText>
        </w:r>
      </w:del>
    </w:p>
    <w:p w14:paraId="04D2B7D5" w14:textId="5D3D00C3" w:rsidR="00563547" w:rsidDel="00AA24D6" w:rsidRDefault="00184BCF">
      <w:pPr>
        <w:pStyle w:val="TOC1"/>
        <w:tabs>
          <w:tab w:val="right" w:leader="hyphen" w:pos="6679"/>
        </w:tabs>
        <w:rPr>
          <w:del w:id="112" w:author="Aiden D" w:date="2026-02-04T23:24:00Z" w16du:dateUtc="2026-02-04T15:24:00Z"/>
          <w:rFonts w:hint="eastAsia"/>
          <w:b w:val="0"/>
          <w:bCs w:val="0"/>
          <w:caps w:val="0"/>
          <w:noProof/>
          <w:kern w:val="2"/>
          <w:sz w:val="22"/>
          <w:szCs w:val="24"/>
        </w:rPr>
      </w:pPr>
      <w:del w:id="113" w:author="Aiden D" w:date="2026-02-04T23:24:00Z" w16du:dateUtc="2026-02-04T15:24:00Z">
        <w:r w:rsidRPr="00AA24D6" w:rsidDel="00AA24D6">
          <w:rPr>
            <w:rFonts w:hint="eastAsia"/>
            <w:noProof/>
            <w:rPrChange w:id="114" w:author="Aiden D" w:date="2026-02-04T23:24:00Z" w16du:dateUtc="2026-02-04T15:24:00Z">
              <w:rPr>
                <w:rStyle w:val="af7"/>
                <w:rFonts w:asciiTheme="minorEastAsia" w:hAnsiTheme="minorEastAsia" w:hint="eastAsia"/>
              </w:rPr>
            </w:rPrChange>
          </w:rPr>
          <w:delText>产品结构</w:delText>
        </w:r>
        <w:r w:rsidDel="00AA24D6">
          <w:rPr>
            <w:rFonts w:hint="eastAsia"/>
            <w:noProof/>
          </w:rPr>
          <w:tab/>
          <w:delText>4</w:delText>
        </w:r>
      </w:del>
    </w:p>
    <w:p w14:paraId="04D2B7D6" w14:textId="076A48FA" w:rsidR="00563547" w:rsidDel="00AA24D6" w:rsidRDefault="00184BCF">
      <w:pPr>
        <w:pStyle w:val="TOC2"/>
        <w:tabs>
          <w:tab w:val="right" w:leader="hyphen" w:pos="6679"/>
        </w:tabs>
        <w:rPr>
          <w:del w:id="115" w:author="Aiden D" w:date="2026-02-04T23:24:00Z" w16du:dateUtc="2026-02-04T15:24:00Z"/>
          <w:rFonts w:hint="eastAsia"/>
          <w:smallCaps w:val="0"/>
          <w:noProof/>
          <w:kern w:val="2"/>
          <w:sz w:val="22"/>
          <w:szCs w:val="24"/>
        </w:rPr>
      </w:pPr>
      <w:del w:id="116" w:author="Aiden D" w:date="2026-02-04T23:24:00Z" w16du:dateUtc="2026-02-04T15:24:00Z">
        <w:r w:rsidRPr="00AA24D6" w:rsidDel="00AA24D6">
          <w:rPr>
            <w:rFonts w:hint="eastAsia"/>
            <w:noProof/>
            <w:rPrChange w:id="117" w:author="Aiden D" w:date="2026-02-04T23:24:00Z" w16du:dateUtc="2026-02-04T15:24:00Z">
              <w:rPr>
                <w:rStyle w:val="af7"/>
                <w:rFonts w:asciiTheme="minorEastAsia" w:hAnsiTheme="minorEastAsia" w:hint="eastAsia"/>
              </w:rPr>
            </w:rPrChange>
          </w:rPr>
          <w:delText>设备构造</w:delText>
        </w:r>
        <w:r w:rsidDel="00AA24D6">
          <w:rPr>
            <w:rFonts w:hint="eastAsia"/>
            <w:noProof/>
          </w:rPr>
          <w:tab/>
          <w:delText>4</w:delText>
        </w:r>
      </w:del>
    </w:p>
    <w:p w14:paraId="04D2B7D7" w14:textId="3658C4FF" w:rsidR="00563547" w:rsidDel="00AA24D6" w:rsidRDefault="00184BCF">
      <w:pPr>
        <w:pStyle w:val="TOC2"/>
        <w:tabs>
          <w:tab w:val="right" w:leader="hyphen" w:pos="6679"/>
        </w:tabs>
        <w:rPr>
          <w:del w:id="118" w:author="Aiden D" w:date="2026-02-04T23:24:00Z" w16du:dateUtc="2026-02-04T15:24:00Z"/>
          <w:rFonts w:hint="eastAsia"/>
          <w:smallCaps w:val="0"/>
          <w:noProof/>
          <w:kern w:val="2"/>
          <w:sz w:val="22"/>
          <w:szCs w:val="24"/>
        </w:rPr>
      </w:pPr>
      <w:del w:id="119" w:author="Aiden D" w:date="2026-02-04T23:24:00Z" w16du:dateUtc="2026-02-04T15:24:00Z">
        <w:r w:rsidRPr="00AA24D6" w:rsidDel="00AA24D6">
          <w:rPr>
            <w:rFonts w:hint="eastAsia"/>
            <w:noProof/>
            <w:rPrChange w:id="120" w:author="Aiden D" w:date="2026-02-04T23:24:00Z" w16du:dateUtc="2026-02-04T15:24:00Z">
              <w:rPr>
                <w:rStyle w:val="af7"/>
                <w:rFonts w:asciiTheme="minorEastAsia" w:hAnsiTheme="minorEastAsia" w:hint="eastAsia"/>
              </w:rPr>
            </w:rPrChange>
          </w:rPr>
          <w:delText>控制面板</w:delText>
        </w:r>
        <w:r w:rsidDel="00AA24D6">
          <w:rPr>
            <w:rFonts w:hint="eastAsia"/>
            <w:noProof/>
          </w:rPr>
          <w:tab/>
          <w:delText>5</w:delText>
        </w:r>
      </w:del>
    </w:p>
    <w:p w14:paraId="04D2B7D8" w14:textId="2E2392B1" w:rsidR="00563547" w:rsidDel="00AA24D6" w:rsidRDefault="00184BCF">
      <w:pPr>
        <w:pStyle w:val="TOC1"/>
        <w:tabs>
          <w:tab w:val="right" w:leader="hyphen" w:pos="6679"/>
        </w:tabs>
        <w:rPr>
          <w:del w:id="121" w:author="Aiden D" w:date="2026-02-04T23:24:00Z" w16du:dateUtc="2026-02-04T15:24:00Z"/>
          <w:rFonts w:hint="eastAsia"/>
          <w:b w:val="0"/>
          <w:bCs w:val="0"/>
          <w:caps w:val="0"/>
          <w:noProof/>
          <w:kern w:val="2"/>
          <w:sz w:val="22"/>
          <w:szCs w:val="24"/>
        </w:rPr>
      </w:pPr>
      <w:del w:id="122" w:author="Aiden D" w:date="2026-02-04T23:24:00Z" w16du:dateUtc="2026-02-04T15:24:00Z">
        <w:r w:rsidRPr="00AA24D6" w:rsidDel="00AA24D6">
          <w:rPr>
            <w:rFonts w:hint="eastAsia"/>
            <w:noProof/>
            <w:rPrChange w:id="123" w:author="Aiden D" w:date="2026-02-04T23:24:00Z" w16du:dateUtc="2026-02-04T15:24:00Z">
              <w:rPr>
                <w:rStyle w:val="af7"/>
                <w:rFonts w:hint="eastAsia"/>
              </w:rPr>
            </w:rPrChange>
          </w:rPr>
          <w:delText>设备操作注意事项</w:delText>
        </w:r>
        <w:r w:rsidDel="00AA24D6">
          <w:rPr>
            <w:rFonts w:hint="eastAsia"/>
            <w:noProof/>
          </w:rPr>
          <w:tab/>
          <w:delText>6</w:delText>
        </w:r>
      </w:del>
    </w:p>
    <w:p w14:paraId="04D2B7D9" w14:textId="6897CB2F" w:rsidR="00563547" w:rsidDel="00AA24D6" w:rsidRDefault="00184BCF">
      <w:pPr>
        <w:pStyle w:val="TOC2"/>
        <w:tabs>
          <w:tab w:val="right" w:leader="hyphen" w:pos="6679"/>
        </w:tabs>
        <w:rPr>
          <w:del w:id="124" w:author="Aiden D" w:date="2026-02-04T23:24:00Z" w16du:dateUtc="2026-02-04T15:24:00Z"/>
          <w:rFonts w:hint="eastAsia"/>
          <w:smallCaps w:val="0"/>
          <w:noProof/>
          <w:kern w:val="2"/>
          <w:sz w:val="22"/>
          <w:szCs w:val="24"/>
        </w:rPr>
      </w:pPr>
      <w:del w:id="125" w:author="Aiden D" w:date="2026-02-04T23:24:00Z" w16du:dateUtc="2026-02-04T15:24:00Z">
        <w:r w:rsidRPr="00AA24D6" w:rsidDel="00AA24D6">
          <w:rPr>
            <w:rFonts w:hint="eastAsia"/>
            <w:noProof/>
            <w:rPrChange w:id="126" w:author="Aiden D" w:date="2026-02-04T23:24:00Z" w16du:dateUtc="2026-02-04T15:24:00Z">
              <w:rPr>
                <w:rStyle w:val="af7"/>
                <w:rFonts w:hint="eastAsia"/>
              </w:rPr>
            </w:rPrChange>
          </w:rPr>
          <w:delText>子弹冰制作注意：</w:delText>
        </w:r>
        <w:r w:rsidDel="00AA24D6">
          <w:rPr>
            <w:rFonts w:hint="eastAsia"/>
            <w:noProof/>
          </w:rPr>
          <w:tab/>
          <w:delText>6</w:delText>
        </w:r>
      </w:del>
    </w:p>
    <w:p w14:paraId="04D2B7DA" w14:textId="2EDA49FE" w:rsidR="00563547" w:rsidDel="00AA24D6" w:rsidRDefault="00184BCF">
      <w:pPr>
        <w:pStyle w:val="TOC2"/>
        <w:tabs>
          <w:tab w:val="right" w:leader="hyphen" w:pos="6679"/>
        </w:tabs>
        <w:rPr>
          <w:del w:id="127" w:author="Aiden D" w:date="2026-02-04T23:24:00Z" w16du:dateUtc="2026-02-04T15:24:00Z"/>
          <w:rFonts w:hint="eastAsia"/>
          <w:smallCaps w:val="0"/>
          <w:noProof/>
          <w:kern w:val="2"/>
          <w:sz w:val="22"/>
          <w:szCs w:val="24"/>
        </w:rPr>
      </w:pPr>
      <w:del w:id="128" w:author="Aiden D" w:date="2026-02-04T23:24:00Z" w16du:dateUtc="2026-02-04T15:24:00Z">
        <w:r w:rsidRPr="00AA24D6" w:rsidDel="00AA24D6">
          <w:rPr>
            <w:rFonts w:hint="eastAsia"/>
            <w:noProof/>
            <w:rPrChange w:id="129" w:author="Aiden D" w:date="2026-02-04T23:24:00Z" w16du:dateUtc="2026-02-04T15:24:00Z">
              <w:rPr>
                <w:rStyle w:val="af7"/>
                <w:rFonts w:asciiTheme="minorEastAsia" w:hAnsiTheme="minorEastAsia" w:hint="eastAsia"/>
              </w:rPr>
            </w:rPrChange>
          </w:rPr>
          <w:delText>如何清洁</w:delText>
        </w:r>
        <w:r w:rsidDel="00AA24D6">
          <w:rPr>
            <w:rFonts w:hint="eastAsia"/>
            <w:noProof/>
          </w:rPr>
          <w:tab/>
          <w:delText>6</w:delText>
        </w:r>
      </w:del>
    </w:p>
    <w:p w14:paraId="04D2B7DB" w14:textId="57DC6605" w:rsidR="00563547" w:rsidDel="00AA24D6" w:rsidRDefault="00184BCF">
      <w:pPr>
        <w:pStyle w:val="TOC1"/>
        <w:tabs>
          <w:tab w:val="right" w:leader="hyphen" w:pos="6679"/>
        </w:tabs>
        <w:rPr>
          <w:del w:id="130" w:author="Aiden D" w:date="2026-02-04T23:24:00Z" w16du:dateUtc="2026-02-04T15:24:00Z"/>
          <w:rFonts w:hint="eastAsia"/>
          <w:b w:val="0"/>
          <w:bCs w:val="0"/>
          <w:caps w:val="0"/>
          <w:noProof/>
          <w:kern w:val="2"/>
          <w:sz w:val="22"/>
          <w:szCs w:val="24"/>
        </w:rPr>
      </w:pPr>
      <w:del w:id="131" w:author="Aiden D" w:date="2026-02-04T23:24:00Z" w16du:dateUtc="2026-02-04T15:24:00Z">
        <w:r w:rsidRPr="00AA24D6" w:rsidDel="00AA24D6">
          <w:rPr>
            <w:rFonts w:hint="eastAsia"/>
            <w:noProof/>
            <w:rPrChange w:id="132" w:author="Aiden D" w:date="2026-02-04T23:24:00Z" w16du:dateUtc="2026-02-04T15:24:00Z">
              <w:rPr>
                <w:rStyle w:val="af7"/>
                <w:rFonts w:asciiTheme="minorEastAsia" w:hAnsiTheme="minorEastAsia" w:hint="eastAsia"/>
              </w:rPr>
            </w:rPrChange>
          </w:rPr>
          <w:delText>产品操作指引</w:delText>
        </w:r>
        <w:r w:rsidDel="00AA24D6">
          <w:rPr>
            <w:rFonts w:hint="eastAsia"/>
            <w:noProof/>
          </w:rPr>
          <w:tab/>
          <w:delText>8</w:delText>
        </w:r>
      </w:del>
    </w:p>
    <w:p w14:paraId="04D2B7DC" w14:textId="25555DE0" w:rsidR="00563547" w:rsidDel="00AA24D6" w:rsidRDefault="00184BCF">
      <w:pPr>
        <w:pStyle w:val="TOC2"/>
        <w:tabs>
          <w:tab w:val="right" w:leader="hyphen" w:pos="6679"/>
        </w:tabs>
        <w:rPr>
          <w:del w:id="133" w:author="Aiden D" w:date="2026-02-04T23:24:00Z" w16du:dateUtc="2026-02-04T15:24:00Z"/>
          <w:rFonts w:hint="eastAsia"/>
          <w:smallCaps w:val="0"/>
          <w:noProof/>
          <w:kern w:val="2"/>
          <w:sz w:val="22"/>
          <w:szCs w:val="24"/>
        </w:rPr>
      </w:pPr>
      <w:del w:id="134" w:author="Aiden D" w:date="2026-02-04T23:24:00Z" w16du:dateUtc="2026-02-04T15:24:00Z">
        <w:r w:rsidRPr="00AA24D6" w:rsidDel="00AA24D6">
          <w:rPr>
            <w:rFonts w:hint="eastAsia"/>
            <w:noProof/>
            <w:rPrChange w:id="135" w:author="Aiden D" w:date="2026-02-04T23:24:00Z" w16du:dateUtc="2026-02-04T15:24:00Z">
              <w:rPr>
                <w:rStyle w:val="af7"/>
                <w:rFonts w:asciiTheme="minorEastAsia" w:hAnsiTheme="minorEastAsia" w:hint="eastAsia"/>
              </w:rPr>
            </w:rPrChange>
          </w:rPr>
          <w:delText>工作前准备</w:delText>
        </w:r>
        <w:r w:rsidDel="00AA24D6">
          <w:rPr>
            <w:rFonts w:hint="eastAsia"/>
            <w:noProof/>
          </w:rPr>
          <w:tab/>
          <w:delText>8</w:delText>
        </w:r>
      </w:del>
    </w:p>
    <w:p w14:paraId="04D2B7DD" w14:textId="37363B8B" w:rsidR="00563547" w:rsidDel="00AA24D6" w:rsidRDefault="00184BCF">
      <w:pPr>
        <w:pStyle w:val="TOC2"/>
        <w:tabs>
          <w:tab w:val="right" w:leader="hyphen" w:pos="6679"/>
        </w:tabs>
        <w:rPr>
          <w:del w:id="136" w:author="Aiden D" w:date="2026-02-04T23:24:00Z" w16du:dateUtc="2026-02-04T15:24:00Z"/>
          <w:rFonts w:hint="eastAsia"/>
          <w:smallCaps w:val="0"/>
          <w:noProof/>
          <w:kern w:val="2"/>
          <w:sz w:val="22"/>
          <w:szCs w:val="24"/>
        </w:rPr>
      </w:pPr>
      <w:del w:id="137" w:author="Aiden D" w:date="2026-02-04T23:24:00Z" w16du:dateUtc="2026-02-04T15:24:00Z">
        <w:r w:rsidRPr="00AA24D6" w:rsidDel="00AA24D6">
          <w:rPr>
            <w:rFonts w:hint="eastAsia"/>
            <w:noProof/>
            <w:rPrChange w:id="138" w:author="Aiden D" w:date="2026-02-04T23:24:00Z" w16du:dateUtc="2026-02-04T15:24:00Z">
              <w:rPr>
                <w:rStyle w:val="af7"/>
                <w:rFonts w:asciiTheme="minorEastAsia" w:hAnsiTheme="minorEastAsia" w:hint="eastAsia"/>
              </w:rPr>
            </w:rPrChange>
          </w:rPr>
          <w:delText>设备开机</w:delText>
        </w:r>
        <w:r w:rsidDel="00AA24D6">
          <w:rPr>
            <w:rFonts w:hint="eastAsia"/>
            <w:noProof/>
          </w:rPr>
          <w:tab/>
          <w:delText>8</w:delText>
        </w:r>
      </w:del>
    </w:p>
    <w:p w14:paraId="04D2B7DE" w14:textId="1F12DB35" w:rsidR="00563547" w:rsidDel="00AA24D6" w:rsidRDefault="00184BCF">
      <w:pPr>
        <w:pStyle w:val="TOC2"/>
        <w:tabs>
          <w:tab w:val="right" w:leader="hyphen" w:pos="6679"/>
        </w:tabs>
        <w:rPr>
          <w:del w:id="139" w:author="Aiden D" w:date="2026-02-04T23:24:00Z" w16du:dateUtc="2026-02-04T15:24:00Z"/>
          <w:rFonts w:hint="eastAsia"/>
          <w:smallCaps w:val="0"/>
          <w:noProof/>
          <w:kern w:val="2"/>
          <w:sz w:val="22"/>
          <w:szCs w:val="24"/>
        </w:rPr>
      </w:pPr>
      <w:del w:id="140" w:author="Aiden D" w:date="2026-02-04T23:24:00Z" w16du:dateUtc="2026-02-04T15:24:00Z">
        <w:r w:rsidRPr="00AA24D6" w:rsidDel="00AA24D6">
          <w:rPr>
            <w:rFonts w:hint="eastAsia"/>
            <w:noProof/>
            <w:rPrChange w:id="141" w:author="Aiden D" w:date="2026-02-04T23:24:00Z" w16du:dateUtc="2026-02-04T15:24:00Z">
              <w:rPr>
                <w:rStyle w:val="af7"/>
                <w:rFonts w:asciiTheme="minorEastAsia" w:hAnsiTheme="minorEastAsia" w:hint="eastAsia"/>
              </w:rPr>
            </w:rPrChange>
          </w:rPr>
          <w:delText>如何制作子弹冰</w:delText>
        </w:r>
        <w:r w:rsidDel="00AA24D6">
          <w:rPr>
            <w:rFonts w:hint="eastAsia"/>
            <w:noProof/>
          </w:rPr>
          <w:tab/>
          <w:delText>8</w:delText>
        </w:r>
      </w:del>
    </w:p>
    <w:p w14:paraId="04D2B7DF" w14:textId="06B1E856" w:rsidR="00563547" w:rsidDel="00AA24D6" w:rsidRDefault="00184BCF">
      <w:pPr>
        <w:pStyle w:val="TOC1"/>
        <w:tabs>
          <w:tab w:val="right" w:leader="hyphen" w:pos="6679"/>
        </w:tabs>
        <w:rPr>
          <w:del w:id="142" w:author="Aiden D" w:date="2026-02-04T23:24:00Z" w16du:dateUtc="2026-02-04T15:24:00Z"/>
          <w:rFonts w:hint="eastAsia"/>
          <w:b w:val="0"/>
          <w:bCs w:val="0"/>
          <w:caps w:val="0"/>
          <w:noProof/>
          <w:kern w:val="2"/>
          <w:sz w:val="22"/>
          <w:szCs w:val="24"/>
        </w:rPr>
      </w:pPr>
      <w:del w:id="143" w:author="Aiden D" w:date="2026-02-04T23:24:00Z" w16du:dateUtc="2026-02-04T15:24:00Z">
        <w:r w:rsidRPr="00AA24D6" w:rsidDel="00AA24D6">
          <w:rPr>
            <w:rFonts w:hint="eastAsia"/>
            <w:noProof/>
            <w:rPrChange w:id="144" w:author="Aiden D" w:date="2026-02-04T23:24:00Z" w16du:dateUtc="2026-02-04T15:24:00Z">
              <w:rPr>
                <w:rStyle w:val="af7"/>
                <w:rFonts w:asciiTheme="minorEastAsia" w:hAnsiTheme="minorEastAsia" w:hint="eastAsia"/>
              </w:rPr>
            </w:rPrChange>
          </w:rPr>
          <w:delText>维护和保养</w:delText>
        </w:r>
        <w:r w:rsidDel="00AA24D6">
          <w:rPr>
            <w:rFonts w:hint="eastAsia"/>
            <w:noProof/>
          </w:rPr>
          <w:tab/>
          <w:delText>10</w:delText>
        </w:r>
      </w:del>
    </w:p>
    <w:p w14:paraId="04D2B7E0" w14:textId="48B18B93" w:rsidR="00563547" w:rsidDel="00AA24D6" w:rsidRDefault="00184BCF">
      <w:pPr>
        <w:pStyle w:val="TOC1"/>
        <w:tabs>
          <w:tab w:val="right" w:leader="hyphen" w:pos="6679"/>
        </w:tabs>
        <w:rPr>
          <w:del w:id="145" w:author="Aiden D" w:date="2026-02-04T23:24:00Z" w16du:dateUtc="2026-02-04T15:24:00Z"/>
          <w:rFonts w:hint="eastAsia"/>
          <w:b w:val="0"/>
          <w:bCs w:val="0"/>
          <w:caps w:val="0"/>
          <w:noProof/>
          <w:kern w:val="2"/>
          <w:sz w:val="22"/>
          <w:szCs w:val="24"/>
        </w:rPr>
      </w:pPr>
      <w:del w:id="146" w:author="Aiden D" w:date="2026-02-04T23:24:00Z" w16du:dateUtc="2026-02-04T15:24:00Z">
        <w:r w:rsidRPr="00AA24D6" w:rsidDel="00AA24D6">
          <w:rPr>
            <w:rFonts w:hint="eastAsia"/>
            <w:noProof/>
            <w:rPrChange w:id="147" w:author="Aiden D" w:date="2026-02-04T23:24:00Z" w16du:dateUtc="2026-02-04T15:24:00Z">
              <w:rPr>
                <w:rStyle w:val="af7"/>
                <w:rFonts w:asciiTheme="minorEastAsia" w:hAnsiTheme="minorEastAsia" w:hint="eastAsia"/>
              </w:rPr>
            </w:rPrChange>
          </w:rPr>
          <w:delText>疑问与解答</w:delText>
        </w:r>
        <w:r w:rsidDel="00AA24D6">
          <w:rPr>
            <w:rFonts w:hint="eastAsia"/>
            <w:noProof/>
          </w:rPr>
          <w:tab/>
          <w:delText>10</w:delText>
        </w:r>
      </w:del>
    </w:p>
    <w:p w14:paraId="04D2B7E1" w14:textId="08FBF221" w:rsidR="00563547" w:rsidDel="00AA24D6" w:rsidRDefault="00184BCF">
      <w:pPr>
        <w:pStyle w:val="TOC1"/>
        <w:tabs>
          <w:tab w:val="right" w:leader="hyphen" w:pos="6679"/>
        </w:tabs>
        <w:rPr>
          <w:del w:id="148" w:author="Aiden D" w:date="2026-02-04T23:24:00Z" w16du:dateUtc="2026-02-04T15:24:00Z"/>
          <w:rFonts w:hint="eastAsia"/>
          <w:b w:val="0"/>
          <w:bCs w:val="0"/>
          <w:caps w:val="0"/>
          <w:noProof/>
          <w:kern w:val="2"/>
          <w:sz w:val="22"/>
          <w:szCs w:val="24"/>
        </w:rPr>
      </w:pPr>
      <w:del w:id="149" w:author="Aiden D" w:date="2026-02-04T23:24:00Z" w16du:dateUtc="2026-02-04T15:24:00Z">
        <w:r w:rsidRPr="00AA24D6" w:rsidDel="00AA24D6">
          <w:rPr>
            <w:rFonts w:hint="eastAsia"/>
            <w:noProof/>
            <w:rPrChange w:id="150" w:author="Aiden D" w:date="2026-02-04T23:24:00Z" w16du:dateUtc="2026-02-04T15:24:00Z">
              <w:rPr>
                <w:rStyle w:val="af7"/>
                <w:rFonts w:asciiTheme="minorEastAsia" w:hAnsiTheme="minorEastAsia" w:hint="eastAsia"/>
              </w:rPr>
            </w:rPrChange>
          </w:rPr>
          <w:delText>产品参数</w:delText>
        </w:r>
        <w:r w:rsidDel="00AA24D6">
          <w:rPr>
            <w:rFonts w:hint="eastAsia"/>
            <w:noProof/>
          </w:rPr>
          <w:tab/>
          <w:delText>12</w:delText>
        </w:r>
      </w:del>
    </w:p>
    <w:p w14:paraId="04D2B7E2" w14:textId="04BE3F99" w:rsidR="00563547" w:rsidDel="00AA24D6" w:rsidRDefault="00184BCF">
      <w:pPr>
        <w:pStyle w:val="TOC1"/>
        <w:tabs>
          <w:tab w:val="right" w:leader="hyphen" w:pos="6679"/>
        </w:tabs>
        <w:rPr>
          <w:del w:id="151" w:author="Aiden D" w:date="2026-02-04T23:24:00Z" w16du:dateUtc="2026-02-04T15:24:00Z"/>
          <w:rFonts w:hint="eastAsia"/>
          <w:b w:val="0"/>
          <w:bCs w:val="0"/>
          <w:caps w:val="0"/>
          <w:noProof/>
          <w:kern w:val="2"/>
          <w:sz w:val="22"/>
          <w:szCs w:val="24"/>
        </w:rPr>
      </w:pPr>
      <w:del w:id="152" w:author="Aiden D" w:date="2026-02-04T23:24:00Z" w16du:dateUtc="2026-02-04T15:24:00Z">
        <w:r w:rsidRPr="00AA24D6" w:rsidDel="00AA24D6">
          <w:rPr>
            <w:rFonts w:hint="eastAsia"/>
            <w:noProof/>
            <w:rPrChange w:id="153" w:author="Aiden D" w:date="2026-02-04T23:24:00Z" w16du:dateUtc="2026-02-04T15:24:00Z">
              <w:rPr>
                <w:rStyle w:val="af7"/>
                <w:rFonts w:asciiTheme="minorEastAsia" w:hAnsiTheme="minorEastAsia" w:hint="eastAsia"/>
              </w:rPr>
            </w:rPrChange>
          </w:rPr>
          <w:delText>联系我们</w:delText>
        </w:r>
        <w:r w:rsidDel="00AA24D6">
          <w:rPr>
            <w:rFonts w:hint="eastAsia"/>
            <w:noProof/>
          </w:rPr>
          <w:tab/>
          <w:delText>13</w:delText>
        </w:r>
      </w:del>
    </w:p>
    <w:p w14:paraId="04D2B7E3" w14:textId="1C2D8D84" w:rsidR="00563547" w:rsidDel="00AA24D6" w:rsidRDefault="00184BCF">
      <w:pPr>
        <w:pStyle w:val="TOC1"/>
        <w:tabs>
          <w:tab w:val="right" w:leader="hyphen" w:pos="6679"/>
        </w:tabs>
        <w:rPr>
          <w:del w:id="154" w:author="Aiden D" w:date="2026-02-04T23:24:00Z" w16du:dateUtc="2026-02-04T15:24:00Z"/>
          <w:rFonts w:hint="eastAsia"/>
          <w:b w:val="0"/>
          <w:bCs w:val="0"/>
          <w:caps w:val="0"/>
          <w:noProof/>
          <w:kern w:val="2"/>
          <w:sz w:val="22"/>
          <w:szCs w:val="24"/>
        </w:rPr>
      </w:pPr>
      <w:del w:id="155" w:author="Aiden D" w:date="2026-02-04T23:24:00Z" w16du:dateUtc="2026-02-04T15:24:00Z">
        <w:r w:rsidRPr="00AA24D6" w:rsidDel="00AA24D6">
          <w:rPr>
            <w:rFonts w:hint="eastAsia"/>
            <w:noProof/>
            <w:rPrChange w:id="156" w:author="Aiden D" w:date="2026-02-04T23:24:00Z" w16du:dateUtc="2026-02-04T15:24:00Z">
              <w:rPr>
                <w:rStyle w:val="af7"/>
                <w:rFonts w:asciiTheme="minorEastAsia" w:hAnsiTheme="minorEastAsia" w:hint="eastAsia"/>
              </w:rPr>
            </w:rPrChange>
          </w:rPr>
          <w:delText>保修信息</w:delText>
        </w:r>
        <w:r w:rsidDel="00AA24D6">
          <w:rPr>
            <w:rFonts w:hint="eastAsia"/>
            <w:noProof/>
          </w:rPr>
          <w:tab/>
          <w:delText>14</w:delText>
        </w:r>
      </w:del>
    </w:p>
    <w:p w14:paraId="04D2B7E4" w14:textId="2BDD0284" w:rsidR="00563547" w:rsidDel="00AA24D6" w:rsidRDefault="00184BCF">
      <w:pPr>
        <w:pStyle w:val="TOC1"/>
        <w:tabs>
          <w:tab w:val="right" w:leader="hyphen" w:pos="6679"/>
        </w:tabs>
        <w:rPr>
          <w:del w:id="157" w:author="Aiden D" w:date="2026-02-04T23:24:00Z" w16du:dateUtc="2026-02-04T15:24:00Z"/>
          <w:rFonts w:hint="eastAsia"/>
          <w:b w:val="0"/>
          <w:bCs w:val="0"/>
          <w:caps w:val="0"/>
          <w:noProof/>
          <w:kern w:val="2"/>
          <w:sz w:val="22"/>
          <w:szCs w:val="24"/>
        </w:rPr>
      </w:pPr>
      <w:del w:id="158" w:author="Aiden D" w:date="2026-02-04T23:24:00Z" w16du:dateUtc="2026-02-04T15:24:00Z">
        <w:r w:rsidRPr="00AA24D6" w:rsidDel="00AA24D6">
          <w:rPr>
            <w:rFonts w:hint="eastAsia"/>
            <w:noProof/>
            <w:rPrChange w:id="159" w:author="Aiden D" w:date="2026-02-04T23:24:00Z" w16du:dateUtc="2026-02-04T15:24:00Z">
              <w:rPr>
                <w:rStyle w:val="af7"/>
                <w:rFonts w:asciiTheme="minorEastAsia" w:hAnsiTheme="minorEastAsia" w:hint="eastAsia"/>
              </w:rPr>
            </w:rPrChange>
          </w:rPr>
          <w:delText>保修卡</w:delText>
        </w:r>
        <w:r w:rsidDel="00AA24D6">
          <w:rPr>
            <w:rFonts w:hint="eastAsia"/>
            <w:noProof/>
          </w:rPr>
          <w:tab/>
          <w:delText>14</w:delText>
        </w:r>
      </w:del>
    </w:p>
    <w:p w14:paraId="04D2B7E5" w14:textId="77777777" w:rsidR="00563547" w:rsidRDefault="00563547">
      <w:pPr>
        <w:adjustRightInd w:val="0"/>
        <w:snapToGrid w:val="0"/>
        <w:rPr>
          <w:rFonts w:asciiTheme="minorEastAsia" w:hAnsiTheme="minorEastAsia" w:hint="eastAsia"/>
        </w:rPr>
      </w:pPr>
      <w:r>
        <w:rPr>
          <w:rFonts w:asciiTheme="minorEastAsia" w:hAnsiTheme="minorEastAsia" w:hint="eastAsia"/>
        </w:rPr>
        <w:fldChar w:fldCharType="end"/>
      </w:r>
    </w:p>
    <w:p w14:paraId="04D2B7E6" w14:textId="77777777" w:rsidR="00563547" w:rsidRDefault="00563547">
      <w:pPr>
        <w:pStyle w:val="1"/>
        <w:rPr>
          <w:rFonts w:asciiTheme="minorEastAsia" w:hAnsiTheme="minorEastAsia" w:hint="eastAsia"/>
          <w:color w:val="auto"/>
        </w:rPr>
        <w:sectPr w:rsidR="00563547">
          <w:headerReference w:type="default" r:id="rId10"/>
          <w:footerReference w:type="first" r:id="rId11"/>
          <w:pgSz w:w="8391" w:h="11907"/>
          <w:pgMar w:top="567" w:right="851" w:bottom="709" w:left="851" w:header="568" w:footer="83" w:gutter="0"/>
          <w:pgNumType w:start="1"/>
          <w:cols w:space="425"/>
          <w:titlePg/>
          <w:docGrid w:type="lines" w:linePitch="312"/>
        </w:sectPr>
      </w:pPr>
    </w:p>
    <w:p w14:paraId="04D2B7E7" w14:textId="77777777" w:rsidR="00563547" w:rsidRDefault="00184BCF">
      <w:pPr>
        <w:pStyle w:val="1"/>
        <w:rPr>
          <w:rFonts w:asciiTheme="minorEastAsia" w:hAnsiTheme="minorEastAsia" w:hint="eastAsia"/>
          <w:color w:val="auto"/>
        </w:rPr>
      </w:pPr>
      <w:bookmarkStart w:id="160" w:name="_Toc221140267"/>
      <w:r>
        <w:rPr>
          <w:rFonts w:asciiTheme="minorEastAsia" w:hAnsiTheme="minorEastAsia"/>
          <w:color w:val="auto"/>
        </w:rPr>
        <w:lastRenderedPageBreak/>
        <w:t>重要安全</w:t>
      </w:r>
      <w:bookmarkEnd w:id="2"/>
      <w:bookmarkEnd w:id="3"/>
      <w:r>
        <w:rPr>
          <w:rFonts w:asciiTheme="minorEastAsia" w:hAnsiTheme="minorEastAsia" w:hint="eastAsia"/>
          <w:color w:val="auto"/>
        </w:rPr>
        <w:t>须知</w:t>
      </w:r>
      <w:bookmarkEnd w:id="160"/>
    </w:p>
    <w:p w14:paraId="04D2B7E8" w14:textId="77777777" w:rsidR="00563547" w:rsidRDefault="00184BCF">
      <w:pPr>
        <w:rPr>
          <w:rFonts w:asciiTheme="minorEastAsia" w:hAnsiTheme="minorEastAsia" w:hint="eastAsia"/>
        </w:rPr>
      </w:pPr>
      <w:r>
        <w:rPr>
          <w:rFonts w:asciiTheme="minorEastAsia" w:hAnsiTheme="minorEastAsia"/>
        </w:rPr>
        <w:t>为了您的安全，在使用本电器产品前，请阅读本手册中的所有说明，并始终遵守以下安全预防措施：</w:t>
      </w:r>
    </w:p>
    <w:p w14:paraId="04D2B7E9" w14:textId="77777777" w:rsidR="00563547" w:rsidRDefault="00563547">
      <w:pPr>
        <w:rPr>
          <w:rFonts w:asciiTheme="minorEastAsia" w:hAnsiTheme="minorEastAsia" w:hint="eastAsia"/>
        </w:rPr>
      </w:pPr>
    </w:p>
    <w:p w14:paraId="04D2B7EA" w14:textId="77777777" w:rsidR="00563547" w:rsidRDefault="00184BCF">
      <w:pPr>
        <w:pStyle w:val="2"/>
        <w:rPr>
          <w:ins w:id="161" w:author="Aiden D" w:date="2026-02-04T22:17:00Z" w16du:dateUtc="2026-02-04T14:17:00Z"/>
          <w:rFonts w:asciiTheme="minorEastAsia" w:hAnsiTheme="minorEastAsia" w:hint="eastAsia"/>
        </w:rPr>
      </w:pPr>
      <w:bookmarkStart w:id="162" w:name="_Toc220486448"/>
      <w:bookmarkStart w:id="163" w:name="_Toc221140268"/>
      <w:r>
        <w:rPr>
          <w:rFonts w:asciiTheme="minorEastAsia" w:hAnsiTheme="minorEastAsia" w:hint="eastAsia"/>
        </w:rPr>
        <w:t>警告 WARNING：</w:t>
      </w:r>
      <w:bookmarkEnd w:id="162"/>
      <w:bookmarkEnd w:id="163"/>
    </w:p>
    <w:p w14:paraId="1FCCC516" w14:textId="77777777" w:rsidR="00F354AC" w:rsidRPr="00F354AC" w:rsidRDefault="00F354AC">
      <w:pPr>
        <w:pStyle w:val="af9"/>
        <w:numPr>
          <w:ilvl w:val="0"/>
          <w:numId w:val="1"/>
        </w:numPr>
        <w:ind w:firstLineChars="0"/>
        <w:rPr>
          <w:ins w:id="164" w:author="Aiden D" w:date="2026-02-04T22:17:00Z" w16du:dateUtc="2026-02-04T14:17:00Z"/>
          <w:rFonts w:asciiTheme="minorEastAsia" w:hAnsiTheme="minorEastAsia" w:hint="eastAsia"/>
          <w:rPrChange w:id="165" w:author="Aiden D" w:date="2026-02-04T22:17:00Z" w16du:dateUtc="2026-02-04T14:17:00Z">
            <w:rPr>
              <w:ins w:id="166" w:author="Aiden D" w:date="2026-02-04T22:17:00Z" w16du:dateUtc="2026-02-04T14:17:00Z"/>
              <w:rFonts w:ascii="HarmonyOS Sans SC" w:eastAsia="HarmonyOS Sans SC" w:hAnsi="HarmonyOS Sans SC" w:cs="Arial" w:hint="eastAsia"/>
              <w:szCs w:val="18"/>
            </w:rPr>
          </w:rPrChange>
        </w:rPr>
        <w:pPrChange w:id="167" w:author="Aiden D" w:date="2026-02-04T22:17:00Z" w16du:dateUtc="2026-02-04T14:17:00Z">
          <w:pPr>
            <w:pStyle w:val="af9"/>
            <w:widowControl w:val="0"/>
            <w:numPr>
              <w:numId w:val="24"/>
            </w:numPr>
            <w:ind w:left="440" w:firstLineChars="0" w:hanging="440"/>
            <w:jc w:val="both"/>
          </w:pPr>
        </w:pPrChange>
      </w:pPr>
      <w:ins w:id="168" w:author="Aiden D" w:date="2026-02-04T22:17:00Z" w16du:dateUtc="2026-02-04T14:17:00Z">
        <w:r w:rsidRPr="00F354AC">
          <w:rPr>
            <w:rFonts w:asciiTheme="minorEastAsia" w:hAnsiTheme="minorEastAsia" w:hint="eastAsia"/>
            <w:rPrChange w:id="169" w:author="Aiden D" w:date="2026-02-04T22:17:00Z" w16du:dateUtc="2026-02-04T14:17:00Z">
              <w:rPr>
                <w:rFonts w:ascii="HarmonyOS Sans SC" w:eastAsia="HarmonyOS Sans SC" w:hAnsi="HarmonyOS Sans SC" w:cs="Arial" w:hint="eastAsia"/>
                <w:szCs w:val="18"/>
              </w:rPr>
            </w:rPrChange>
          </w:rPr>
          <w:t>本机仅供家庭使用，请勿用于其他非设计用途。</w:t>
        </w:r>
      </w:ins>
    </w:p>
    <w:p w14:paraId="0DB1AAB2" w14:textId="77777777" w:rsidR="00F354AC" w:rsidRPr="00F354AC" w:rsidRDefault="00F354AC">
      <w:pPr>
        <w:pStyle w:val="af9"/>
        <w:numPr>
          <w:ilvl w:val="0"/>
          <w:numId w:val="1"/>
        </w:numPr>
        <w:ind w:firstLineChars="0"/>
        <w:rPr>
          <w:ins w:id="170" w:author="Aiden D" w:date="2026-02-04T22:17:00Z" w16du:dateUtc="2026-02-04T14:17:00Z"/>
          <w:rFonts w:asciiTheme="minorEastAsia" w:hAnsiTheme="minorEastAsia" w:hint="eastAsia"/>
          <w:rPrChange w:id="171" w:author="Aiden D" w:date="2026-02-04T22:17:00Z" w16du:dateUtc="2026-02-04T14:17:00Z">
            <w:rPr>
              <w:ins w:id="172" w:author="Aiden D" w:date="2026-02-04T22:17:00Z" w16du:dateUtc="2026-02-04T14:17:00Z"/>
              <w:rFonts w:ascii="HarmonyOS Sans SC" w:eastAsia="HarmonyOS Sans SC" w:hAnsi="HarmonyOS Sans SC" w:cs="Arial" w:hint="eastAsia"/>
              <w:szCs w:val="18"/>
            </w:rPr>
          </w:rPrChange>
        </w:rPr>
        <w:pPrChange w:id="173" w:author="Aiden D" w:date="2026-02-04T22:17:00Z" w16du:dateUtc="2026-02-04T14:17:00Z">
          <w:pPr>
            <w:pStyle w:val="af9"/>
            <w:widowControl w:val="0"/>
            <w:numPr>
              <w:numId w:val="24"/>
            </w:numPr>
            <w:ind w:left="440" w:firstLineChars="0" w:hanging="440"/>
            <w:jc w:val="both"/>
          </w:pPr>
        </w:pPrChange>
      </w:pPr>
      <w:ins w:id="174" w:author="Aiden D" w:date="2026-02-04T22:17:00Z" w16du:dateUtc="2026-02-04T14:17:00Z">
        <w:r w:rsidRPr="00F354AC">
          <w:rPr>
            <w:rFonts w:asciiTheme="minorEastAsia" w:hAnsiTheme="minorEastAsia" w:hint="eastAsia"/>
            <w:rPrChange w:id="175" w:author="Aiden D" w:date="2026-02-04T22:17:00Z" w16du:dateUtc="2026-02-04T14:17:00Z">
              <w:rPr>
                <w:rFonts w:ascii="HarmonyOS Sans SC" w:eastAsia="HarmonyOS Sans SC" w:hAnsi="HarmonyOS Sans SC" w:cs="Arial" w:hint="eastAsia"/>
                <w:szCs w:val="18"/>
              </w:rPr>
            </w:rPrChange>
          </w:rPr>
          <w:t>请勿让儿童玩耍本机或电源线。儿童、行动不便或认知受限人士应在成年人监督下使用。使用期间请留意儿童，避免意外发生。</w:t>
        </w:r>
      </w:ins>
    </w:p>
    <w:p w14:paraId="73EE3000" w14:textId="64D7D040" w:rsidR="00F354AC" w:rsidRPr="00F354AC" w:rsidRDefault="00F354AC">
      <w:pPr>
        <w:pStyle w:val="af9"/>
        <w:numPr>
          <w:ilvl w:val="0"/>
          <w:numId w:val="1"/>
        </w:numPr>
        <w:ind w:firstLineChars="0"/>
        <w:rPr>
          <w:ins w:id="176" w:author="Aiden D" w:date="2026-02-04T22:17:00Z" w16du:dateUtc="2026-02-04T14:17:00Z"/>
          <w:rFonts w:asciiTheme="minorEastAsia" w:hAnsiTheme="minorEastAsia" w:hint="eastAsia"/>
          <w:rPrChange w:id="177" w:author="Aiden D" w:date="2026-02-04T22:17:00Z" w16du:dateUtc="2026-02-04T14:17:00Z">
            <w:rPr>
              <w:ins w:id="178" w:author="Aiden D" w:date="2026-02-04T22:17:00Z" w16du:dateUtc="2026-02-04T14:17:00Z"/>
              <w:rFonts w:ascii="HarmonyOS Sans SC" w:eastAsia="HarmonyOS Sans SC" w:hAnsi="HarmonyOS Sans SC" w:cs="Arial" w:hint="eastAsia"/>
              <w:szCs w:val="18"/>
            </w:rPr>
          </w:rPrChange>
        </w:rPr>
        <w:pPrChange w:id="179" w:author="Aiden D" w:date="2026-02-04T22:17:00Z" w16du:dateUtc="2026-02-04T14:17:00Z">
          <w:pPr>
            <w:pStyle w:val="af9"/>
            <w:widowControl w:val="0"/>
            <w:numPr>
              <w:numId w:val="24"/>
            </w:numPr>
            <w:ind w:left="440" w:firstLineChars="0" w:hanging="440"/>
            <w:jc w:val="both"/>
          </w:pPr>
        </w:pPrChange>
      </w:pPr>
      <w:ins w:id="180" w:author="Aiden D" w:date="2026-02-04T22:17:00Z" w16du:dateUtc="2026-02-04T14:17:00Z">
        <w:r w:rsidRPr="00F354AC">
          <w:rPr>
            <w:rFonts w:asciiTheme="minorEastAsia" w:hAnsiTheme="minorEastAsia" w:hint="eastAsia"/>
            <w:rPrChange w:id="181" w:author="Aiden D" w:date="2026-02-04T22:17:00Z" w16du:dateUtc="2026-02-04T14:17:00Z">
              <w:rPr>
                <w:rFonts w:ascii="HarmonyOS Sans SC" w:eastAsia="HarmonyOS Sans SC" w:hAnsi="HarmonyOS Sans SC" w:cs="Arial" w:hint="eastAsia"/>
                <w:szCs w:val="18"/>
              </w:rPr>
            </w:rPrChange>
          </w:rPr>
          <w:t>小零件可能造成窒息危险，请勿让儿童接触。</w:t>
        </w:r>
      </w:ins>
    </w:p>
    <w:p w14:paraId="13B458D4" w14:textId="77777777" w:rsidR="00F354AC" w:rsidRPr="00F354AC" w:rsidRDefault="00F354AC">
      <w:pPr>
        <w:pStyle w:val="af9"/>
        <w:numPr>
          <w:ilvl w:val="0"/>
          <w:numId w:val="1"/>
        </w:numPr>
        <w:ind w:firstLineChars="0"/>
        <w:rPr>
          <w:ins w:id="182" w:author="Aiden D" w:date="2026-02-04T22:17:00Z" w16du:dateUtc="2026-02-04T14:17:00Z"/>
          <w:rFonts w:asciiTheme="minorEastAsia" w:hAnsiTheme="minorEastAsia" w:hint="eastAsia"/>
          <w:rPrChange w:id="183" w:author="Aiden D" w:date="2026-02-04T22:17:00Z" w16du:dateUtc="2026-02-04T14:17:00Z">
            <w:rPr>
              <w:ins w:id="184" w:author="Aiden D" w:date="2026-02-04T22:17:00Z" w16du:dateUtc="2026-02-04T14:17:00Z"/>
              <w:rFonts w:ascii="HarmonyOS Sans SC" w:eastAsia="HarmonyOS Sans SC" w:hAnsi="HarmonyOS Sans SC" w:cs="Arial" w:hint="eastAsia"/>
              <w:szCs w:val="18"/>
            </w:rPr>
          </w:rPrChange>
        </w:rPr>
        <w:pPrChange w:id="185" w:author="Aiden D" w:date="2026-02-04T22:17:00Z" w16du:dateUtc="2026-02-04T14:17:00Z">
          <w:pPr>
            <w:pStyle w:val="af9"/>
            <w:widowControl w:val="0"/>
            <w:numPr>
              <w:numId w:val="24"/>
            </w:numPr>
            <w:ind w:left="440" w:firstLineChars="0" w:hanging="440"/>
            <w:jc w:val="both"/>
          </w:pPr>
        </w:pPrChange>
      </w:pPr>
      <w:ins w:id="186" w:author="Aiden D" w:date="2026-02-04T22:17:00Z" w16du:dateUtc="2026-02-04T14:17:00Z">
        <w:r w:rsidRPr="00F354AC">
          <w:rPr>
            <w:rFonts w:asciiTheme="minorEastAsia" w:hAnsiTheme="minorEastAsia" w:hint="eastAsia"/>
            <w:rPrChange w:id="187" w:author="Aiden D" w:date="2026-02-04T22:17:00Z" w16du:dateUtc="2026-02-04T14:17:00Z">
              <w:rPr>
                <w:rFonts w:ascii="HarmonyOS Sans SC" w:eastAsia="HarmonyOS Sans SC" w:hAnsi="HarmonyOS Sans SC" w:cs="Arial" w:hint="eastAsia"/>
                <w:szCs w:val="18"/>
              </w:rPr>
            </w:rPrChange>
          </w:rPr>
          <w:t>请勿在足以影响一般家用电器安全的高湿高温等环境使用本机严禁在有易燃易爆气体的环境中使用。。</w:t>
        </w:r>
      </w:ins>
    </w:p>
    <w:p w14:paraId="08C074FE" w14:textId="77777777" w:rsidR="00F354AC" w:rsidRDefault="00F354AC" w:rsidP="00F354AC">
      <w:pPr>
        <w:pStyle w:val="af9"/>
        <w:numPr>
          <w:ilvl w:val="0"/>
          <w:numId w:val="1"/>
        </w:numPr>
        <w:ind w:firstLineChars="0"/>
        <w:rPr>
          <w:ins w:id="188" w:author="Aiden D" w:date="2026-02-04T22:17:00Z" w16du:dateUtc="2026-02-04T14:17:00Z"/>
          <w:rFonts w:asciiTheme="minorEastAsia" w:hAnsiTheme="minorEastAsia" w:hint="eastAsia"/>
        </w:rPr>
      </w:pPr>
      <w:ins w:id="189" w:author="Aiden D" w:date="2026-02-04T22:17:00Z" w16du:dateUtc="2026-02-04T14:17:00Z">
        <w:r w:rsidRPr="00F354AC">
          <w:rPr>
            <w:rFonts w:asciiTheme="minorEastAsia" w:hAnsiTheme="minorEastAsia" w:hint="eastAsia"/>
            <w:rPrChange w:id="190" w:author="Aiden D" w:date="2026-02-04T22:17:00Z" w16du:dateUtc="2026-02-04T14:17:00Z">
              <w:rPr>
                <w:rFonts w:ascii="HarmonyOS Sans SC" w:eastAsia="HarmonyOS Sans SC" w:hAnsi="HarmonyOS Sans SC" w:cs="Arial" w:hint="eastAsia"/>
                <w:szCs w:val="18"/>
              </w:rPr>
            </w:rPrChange>
          </w:rPr>
          <w:t>请确保电源电压与机器铭牌标示一致。</w:t>
        </w:r>
      </w:ins>
    </w:p>
    <w:p w14:paraId="47CE7712" w14:textId="77777777" w:rsidR="007A51B3" w:rsidRDefault="007A51B3" w:rsidP="007A51B3">
      <w:pPr>
        <w:pStyle w:val="af9"/>
        <w:widowControl w:val="0"/>
        <w:numPr>
          <w:ilvl w:val="0"/>
          <w:numId w:val="1"/>
        </w:numPr>
        <w:ind w:firstLineChars="0"/>
        <w:jc w:val="both"/>
        <w:rPr>
          <w:ins w:id="191" w:author="Aiden D" w:date="2026-02-04T22:17:00Z" w16du:dateUtc="2026-02-04T14:17:00Z"/>
          <w:rFonts w:ascii="HarmonyOS Sans SC" w:eastAsia="HarmonyOS Sans SC" w:hAnsi="HarmonyOS Sans SC" w:cs="Arial" w:hint="eastAsia"/>
          <w:szCs w:val="18"/>
        </w:rPr>
      </w:pPr>
      <w:ins w:id="192" w:author="Aiden D" w:date="2026-02-04T22:17:00Z" w16du:dateUtc="2026-02-04T14:17:00Z">
        <w:r>
          <w:rPr>
            <w:rFonts w:ascii="HarmonyOS Sans SC" w:eastAsia="HarmonyOS Sans SC" w:hAnsi="HarmonyOS Sans SC" w:cs="Arial" w:hint="eastAsia"/>
            <w:szCs w:val="18"/>
          </w:rPr>
          <w:t>使用后请切断电源。</w:t>
        </w:r>
      </w:ins>
    </w:p>
    <w:p w14:paraId="56BAC2A8" w14:textId="77777777" w:rsidR="007A51B3" w:rsidRDefault="007A51B3" w:rsidP="007A51B3">
      <w:pPr>
        <w:pStyle w:val="af9"/>
        <w:widowControl w:val="0"/>
        <w:numPr>
          <w:ilvl w:val="0"/>
          <w:numId w:val="1"/>
        </w:numPr>
        <w:ind w:firstLineChars="0"/>
        <w:jc w:val="both"/>
        <w:rPr>
          <w:ins w:id="193" w:author="Aiden D" w:date="2026-02-04T22:17:00Z" w16du:dateUtc="2026-02-04T14:17:00Z"/>
          <w:rFonts w:ascii="HarmonyOS Sans SC" w:eastAsia="HarmonyOS Sans SC" w:hAnsi="HarmonyOS Sans SC" w:cs="Arial" w:hint="eastAsia"/>
          <w:szCs w:val="18"/>
        </w:rPr>
      </w:pPr>
      <w:ins w:id="194" w:author="Aiden D" w:date="2026-02-04T22:17:00Z" w16du:dateUtc="2026-02-04T14:17:00Z">
        <w:r>
          <w:rPr>
            <w:rFonts w:ascii="HarmonyOS Sans SC" w:eastAsia="HarmonyOS Sans SC" w:hAnsi="HarmonyOS Sans SC" w:cs="Arial" w:hint="eastAsia"/>
            <w:szCs w:val="18"/>
          </w:rPr>
          <w:t>从电源插座上拔出插头时请手握插头拔出，请勿拉扯电源线。</w:t>
        </w:r>
      </w:ins>
    </w:p>
    <w:p w14:paraId="55CA8E0F" w14:textId="77777777" w:rsidR="007A51B3" w:rsidRDefault="007A51B3" w:rsidP="007A51B3">
      <w:pPr>
        <w:pStyle w:val="af9"/>
        <w:widowControl w:val="0"/>
        <w:numPr>
          <w:ilvl w:val="0"/>
          <w:numId w:val="1"/>
        </w:numPr>
        <w:ind w:firstLineChars="0"/>
        <w:jc w:val="both"/>
        <w:rPr>
          <w:ins w:id="195" w:author="Aiden D" w:date="2026-02-04T22:17:00Z" w16du:dateUtc="2026-02-04T14:17:00Z"/>
          <w:rFonts w:ascii="HarmonyOS Sans SC" w:eastAsia="HarmonyOS Sans SC" w:hAnsi="HarmonyOS Sans SC" w:cs="Arial" w:hint="eastAsia"/>
          <w:szCs w:val="18"/>
        </w:rPr>
      </w:pPr>
      <w:ins w:id="196" w:author="Aiden D" w:date="2026-02-04T22:17:00Z" w16du:dateUtc="2026-02-04T14:17:00Z">
        <w:r>
          <w:rPr>
            <w:rFonts w:ascii="HarmonyOS Sans SC" w:eastAsia="HarmonyOS Sans SC" w:hAnsi="HarmonyOS Sans SC" w:cs="Arial" w:hint="eastAsia"/>
            <w:szCs w:val="18"/>
          </w:rPr>
          <w:t>请勿将主机或电源线浸入水中或其他液体中。</w:t>
        </w:r>
        <w:r>
          <w:rPr>
            <w:rFonts w:ascii="HarmonyOS Sans SC" w:eastAsia="HarmonyOS Sans SC" w:hAnsi="HarmonyOS Sans SC" w:cs="Arial"/>
            <w:szCs w:val="18"/>
          </w:rPr>
          <w:t xml:space="preserve"> </w:t>
        </w:r>
      </w:ins>
    </w:p>
    <w:p w14:paraId="56B8A5EC" w14:textId="77777777" w:rsidR="007A51B3" w:rsidRDefault="007A51B3" w:rsidP="007A51B3">
      <w:pPr>
        <w:pStyle w:val="af9"/>
        <w:widowControl w:val="0"/>
        <w:numPr>
          <w:ilvl w:val="0"/>
          <w:numId w:val="1"/>
        </w:numPr>
        <w:ind w:firstLineChars="0"/>
        <w:jc w:val="both"/>
        <w:rPr>
          <w:ins w:id="197" w:author="Aiden D" w:date="2026-02-04T22:17:00Z" w16du:dateUtc="2026-02-04T14:17:00Z"/>
          <w:rFonts w:ascii="HarmonyOS Sans SC" w:eastAsia="HarmonyOS Sans SC" w:hAnsi="HarmonyOS Sans SC" w:cs="Arial" w:hint="eastAsia"/>
          <w:szCs w:val="18"/>
        </w:rPr>
      </w:pPr>
      <w:ins w:id="198" w:author="Aiden D" w:date="2026-02-04T22:17:00Z" w16du:dateUtc="2026-02-04T14:17:00Z">
        <w:r>
          <w:rPr>
            <w:rFonts w:ascii="HarmonyOS Sans SC" w:eastAsia="HarmonyOS Sans SC" w:hAnsi="HarmonyOS Sans SC" w:cs="Arial" w:hint="eastAsia"/>
            <w:szCs w:val="18"/>
          </w:rPr>
          <w:t>电源线需要直接插接符合安全规范的电源插座上。</w:t>
        </w:r>
      </w:ins>
    </w:p>
    <w:p w14:paraId="04C22BB9" w14:textId="77777777" w:rsidR="007A51B3" w:rsidRDefault="007A51B3" w:rsidP="007A51B3">
      <w:pPr>
        <w:pStyle w:val="af9"/>
        <w:widowControl w:val="0"/>
        <w:numPr>
          <w:ilvl w:val="0"/>
          <w:numId w:val="1"/>
        </w:numPr>
        <w:ind w:firstLineChars="0"/>
        <w:jc w:val="both"/>
        <w:rPr>
          <w:ins w:id="199" w:author="Aiden D" w:date="2026-02-04T22:17:00Z" w16du:dateUtc="2026-02-04T14:17:00Z"/>
          <w:rFonts w:ascii="HarmonyOS Sans SC" w:eastAsia="HarmonyOS Sans SC" w:hAnsi="HarmonyOS Sans SC" w:cs="Arial" w:hint="eastAsia"/>
          <w:szCs w:val="18"/>
        </w:rPr>
      </w:pPr>
      <w:ins w:id="200" w:author="Aiden D" w:date="2026-02-04T22:17:00Z" w16du:dateUtc="2026-02-04T14:17:00Z">
        <w:r>
          <w:rPr>
            <w:rFonts w:ascii="HarmonyOS Sans SC" w:eastAsia="HarmonyOS Sans SC" w:hAnsi="HarmonyOS Sans SC" w:cs="Arial" w:hint="eastAsia"/>
            <w:szCs w:val="18"/>
          </w:rPr>
          <w:t>如发现插头、电源线或主机损坏，请立即停止使用并联系制造商或授权维修点处理，请勿自行拆修。</w:t>
        </w:r>
      </w:ins>
    </w:p>
    <w:p w14:paraId="28141BA5" w14:textId="77777777" w:rsidR="007A51B3" w:rsidRDefault="007A51B3" w:rsidP="007A51B3">
      <w:pPr>
        <w:pStyle w:val="af9"/>
        <w:widowControl w:val="0"/>
        <w:numPr>
          <w:ilvl w:val="0"/>
          <w:numId w:val="1"/>
        </w:numPr>
        <w:ind w:firstLineChars="0"/>
        <w:jc w:val="both"/>
        <w:rPr>
          <w:ins w:id="201" w:author="Aiden D" w:date="2026-02-04T22:17:00Z" w16du:dateUtc="2026-02-04T14:17:00Z"/>
          <w:rFonts w:ascii="HarmonyOS Sans SC" w:eastAsia="HarmonyOS Sans SC" w:hAnsi="HarmonyOS Sans SC" w:cs="Arial" w:hint="eastAsia"/>
          <w:szCs w:val="18"/>
        </w:rPr>
      </w:pPr>
      <w:ins w:id="202" w:author="Aiden D" w:date="2026-02-04T22:17:00Z" w16du:dateUtc="2026-02-04T14:17:00Z">
        <w:r>
          <w:rPr>
            <w:rFonts w:ascii="HarmonyOS Sans SC" w:eastAsia="HarmonyOS Sans SC" w:hAnsi="HarmonyOS Sans SC" w:cs="Arial" w:hint="eastAsia"/>
            <w:szCs w:val="18"/>
          </w:rPr>
          <w:t>电源线请勿悬挂于台面边缘，以免儿童拉扯或意外绊倒。</w:t>
        </w:r>
      </w:ins>
    </w:p>
    <w:p w14:paraId="622EA715" w14:textId="590F9561" w:rsidR="00F354AC" w:rsidRPr="00F354AC" w:rsidDel="00F354AC" w:rsidRDefault="00184BCF">
      <w:pPr>
        <w:rPr>
          <w:del w:id="203" w:author="Aiden D" w:date="2026-02-04T22:17:00Z" w16du:dateUtc="2026-02-04T14:17:00Z"/>
          <w:rFonts w:hint="eastAsia"/>
          <w:rPrChange w:id="204" w:author="Aiden D" w:date="2026-02-04T22:17:00Z" w16du:dateUtc="2026-02-04T14:17:00Z">
            <w:rPr>
              <w:del w:id="205" w:author="Aiden D" w:date="2026-02-04T22:17:00Z" w16du:dateUtc="2026-02-04T14:17:00Z"/>
              <w:rFonts w:asciiTheme="minorEastAsia" w:hAnsiTheme="minorEastAsia" w:hint="eastAsia"/>
            </w:rPr>
          </w:rPrChange>
        </w:rPr>
        <w:pPrChange w:id="206" w:author="Aiden D" w:date="2026-02-04T22:17:00Z" w16du:dateUtc="2026-02-04T14:17:00Z">
          <w:pPr>
            <w:pStyle w:val="2"/>
          </w:pPr>
        </w:pPrChange>
      </w:pPr>
      <w:commentRangeStart w:id="207"/>
      <w:commentRangeEnd w:id="207"/>
      <w:del w:id="208" w:author="Aiden D" w:date="2026-02-04T22:17:00Z" w16du:dateUtc="2026-02-04T14:17:00Z">
        <w:r w:rsidRPr="00F354AC" w:rsidDel="00F354AC">
          <w:rPr>
            <w:rStyle w:val="af8"/>
            <w:rFonts w:hint="eastAsia"/>
            <w:sz w:val="18"/>
            <w:szCs w:val="20"/>
            <w:rPrChange w:id="209" w:author="Aiden D" w:date="2026-02-04T22:17:00Z" w16du:dateUtc="2026-02-04T14:17:00Z">
              <w:rPr>
                <w:rStyle w:val="af8"/>
                <w:rFonts w:asciiTheme="minorEastAsia" w:hAnsiTheme="minorEastAsia" w:hint="eastAsia"/>
                <w:sz w:val="18"/>
                <w:szCs w:val="20"/>
              </w:rPr>
            </w:rPrChange>
          </w:rPr>
          <w:commentReference w:id="207"/>
        </w:r>
      </w:del>
    </w:p>
    <w:p w14:paraId="04D2B7EB" w14:textId="017420ED" w:rsidR="00563547" w:rsidRPr="00E97945" w:rsidDel="00D906A4" w:rsidRDefault="00184BCF">
      <w:pPr>
        <w:pStyle w:val="af9"/>
        <w:numPr>
          <w:ilvl w:val="0"/>
          <w:numId w:val="1"/>
        </w:numPr>
        <w:ind w:firstLineChars="0"/>
        <w:rPr>
          <w:del w:id="210" w:author="Aiden D" w:date="2026-02-04T22:16:00Z" w16du:dateUtc="2026-02-04T14:16:00Z"/>
          <w:rFonts w:asciiTheme="minorEastAsia" w:hAnsiTheme="minorEastAsia" w:hint="eastAsia"/>
          <w:highlight w:val="yellow"/>
          <w:rPrChange w:id="211" w:author="Aiden D" w:date="2026-02-04T22:11:00Z" w16du:dateUtc="2026-02-04T14:11:00Z">
            <w:rPr>
              <w:del w:id="212" w:author="Aiden D" w:date="2026-02-04T22:16:00Z" w16du:dateUtc="2026-02-04T14:16:00Z"/>
              <w:rFonts w:asciiTheme="minorEastAsia" w:hAnsiTheme="minorEastAsia" w:hint="eastAsia"/>
            </w:rPr>
          </w:rPrChange>
        </w:rPr>
      </w:pPr>
      <w:del w:id="213" w:author="Aiden D" w:date="2026-02-04T22:16:00Z" w16du:dateUtc="2026-02-04T14:16:00Z">
        <w:r w:rsidRPr="00E97945" w:rsidDel="00D906A4">
          <w:rPr>
            <w:rFonts w:asciiTheme="minorEastAsia" w:hAnsiTheme="minorEastAsia" w:hint="eastAsia"/>
            <w:highlight w:val="yellow"/>
            <w:rPrChange w:id="214" w:author="Aiden D" w:date="2026-02-04T22:11:00Z" w16du:dateUtc="2026-02-04T14:11:00Z">
              <w:rPr>
                <w:rFonts w:asciiTheme="minorEastAsia" w:hAnsiTheme="minorEastAsia" w:hint="eastAsia"/>
              </w:rPr>
            </w:rPrChange>
          </w:rPr>
          <w:delText>连接设备电源前，要确保电压和频率与铭牌上的一致。</w:delText>
        </w:r>
      </w:del>
    </w:p>
    <w:p w14:paraId="04D2B7EC" w14:textId="640E0F08" w:rsidR="00563547" w:rsidRPr="00D906A4" w:rsidDel="00D906A4" w:rsidRDefault="00184BCF">
      <w:pPr>
        <w:pStyle w:val="af9"/>
        <w:numPr>
          <w:ilvl w:val="0"/>
          <w:numId w:val="1"/>
        </w:numPr>
        <w:ind w:firstLineChars="0"/>
        <w:rPr>
          <w:del w:id="215" w:author="Aiden D" w:date="2026-02-04T22:16:00Z" w16du:dateUtc="2026-02-04T14:16:00Z"/>
          <w:rFonts w:asciiTheme="minorEastAsia" w:hAnsiTheme="minorEastAsia" w:hint="eastAsia"/>
          <w:highlight w:val="yellow"/>
          <w:rPrChange w:id="216" w:author="Aiden D" w:date="2026-02-04T22:16:00Z" w16du:dateUtc="2026-02-04T14:16:00Z">
            <w:rPr>
              <w:del w:id="217" w:author="Aiden D" w:date="2026-02-04T22:16:00Z" w16du:dateUtc="2026-02-04T14:16:00Z"/>
              <w:rFonts w:asciiTheme="minorEastAsia" w:hAnsiTheme="minorEastAsia" w:hint="eastAsia"/>
            </w:rPr>
          </w:rPrChange>
        </w:rPr>
      </w:pPr>
      <w:del w:id="218" w:author="Aiden D" w:date="2026-02-04T22:16:00Z" w16du:dateUtc="2026-02-04T14:16:00Z">
        <w:r w:rsidRPr="00D906A4" w:rsidDel="00D906A4">
          <w:rPr>
            <w:rFonts w:asciiTheme="minorEastAsia" w:hAnsiTheme="minorEastAsia" w:hint="eastAsia"/>
            <w:highlight w:val="yellow"/>
            <w:rPrChange w:id="219" w:author="Aiden D" w:date="2026-02-04T22:16:00Z" w16du:dateUtc="2026-02-04T14:16:00Z">
              <w:rPr>
                <w:rFonts w:asciiTheme="minorEastAsia" w:hAnsiTheme="minorEastAsia" w:hint="eastAsia"/>
              </w:rPr>
            </w:rPrChange>
          </w:rPr>
          <w:delText>不可使用手工延长的电线。</w:delText>
        </w:r>
      </w:del>
    </w:p>
    <w:p w14:paraId="04D2B7ED" w14:textId="5057F324" w:rsidR="00563547" w:rsidRDefault="00184BCF">
      <w:pPr>
        <w:pStyle w:val="af9"/>
        <w:numPr>
          <w:ilvl w:val="0"/>
          <w:numId w:val="1"/>
        </w:numPr>
        <w:ind w:firstLineChars="0"/>
        <w:rPr>
          <w:rFonts w:asciiTheme="minorEastAsia" w:hAnsiTheme="minorEastAsia" w:hint="eastAsia"/>
        </w:rPr>
      </w:pPr>
      <w:r>
        <w:rPr>
          <w:rFonts w:asciiTheme="minorEastAsia" w:hAnsiTheme="minorEastAsia" w:hint="eastAsia"/>
        </w:rPr>
        <w:t>禁止在手脚潮湿或未穿鞋的情况下触摸</w:t>
      </w:r>
      <w:del w:id="220" w:author="Aiden D" w:date="2026-02-04T23:25:00Z" w16du:dateUtc="2026-02-04T15:25:00Z">
        <w:r w:rsidDel="00AA24D6">
          <w:rPr>
            <w:rFonts w:asciiTheme="minorEastAsia" w:hAnsiTheme="minorEastAsia" w:hint="eastAsia"/>
          </w:rPr>
          <w:delText>设备</w:delText>
        </w:r>
      </w:del>
      <w:ins w:id="221" w:author="Aiden D" w:date="2026-02-04T23:25:00Z" w16du:dateUtc="2026-02-04T15:25:00Z">
        <w:r w:rsidR="00AA24D6">
          <w:rPr>
            <w:rFonts w:asciiTheme="minorEastAsia" w:hAnsiTheme="minorEastAsia" w:hint="eastAsia"/>
          </w:rPr>
          <w:t>产品</w:t>
        </w:r>
      </w:ins>
      <w:r>
        <w:rPr>
          <w:rFonts w:asciiTheme="minorEastAsia" w:hAnsiTheme="minorEastAsia" w:hint="eastAsia"/>
        </w:rPr>
        <w:t>电源部件。</w:t>
      </w:r>
    </w:p>
    <w:p w14:paraId="04D2B7EE" w14:textId="6AE19056"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为了保护</w:t>
      </w:r>
      <w:del w:id="222" w:author="Aiden D" w:date="2026-02-04T23:25:00Z" w16du:dateUtc="2026-02-04T15:25:00Z">
        <w:r w:rsidDel="00AA24D6">
          <w:rPr>
            <w:rFonts w:asciiTheme="minorEastAsia" w:hAnsiTheme="minorEastAsia"/>
          </w:rPr>
          <w:delText>设备</w:delText>
        </w:r>
      </w:del>
      <w:ins w:id="223" w:author="Aiden D" w:date="2026-02-04T23:25:00Z" w16du:dateUtc="2026-02-04T15:25:00Z">
        <w:r w:rsidR="00AA24D6">
          <w:rPr>
            <w:rFonts w:asciiTheme="minorEastAsia" w:hAnsiTheme="minorEastAsia"/>
          </w:rPr>
          <w:t>产品</w:t>
        </w:r>
      </w:ins>
      <w:r>
        <w:rPr>
          <w:rFonts w:asciiTheme="minorEastAsia" w:hAnsiTheme="minorEastAsia"/>
        </w:rPr>
        <w:t>免受电气过载或短路的影响，</w:t>
      </w:r>
      <w:del w:id="224" w:author="Aiden D" w:date="2026-02-04T23:25:00Z" w16du:dateUtc="2026-02-04T15:25:00Z">
        <w:r w:rsidDel="00AA24D6">
          <w:rPr>
            <w:rFonts w:asciiTheme="minorEastAsia" w:hAnsiTheme="minorEastAsia"/>
          </w:rPr>
          <w:delText>设备</w:delText>
        </w:r>
      </w:del>
      <w:ins w:id="225" w:author="Aiden D" w:date="2026-02-04T23:25:00Z" w16du:dateUtc="2026-02-04T15:25:00Z">
        <w:r w:rsidR="00AA24D6">
          <w:rPr>
            <w:rFonts w:asciiTheme="minorEastAsia" w:hAnsiTheme="minorEastAsia"/>
          </w:rPr>
          <w:t>产品</w:t>
        </w:r>
      </w:ins>
      <w:r>
        <w:rPr>
          <w:rFonts w:asciiTheme="minorEastAsia" w:hAnsiTheme="minorEastAsia"/>
        </w:rPr>
        <w:t>所连接的电源，在总电源处需有漏电保护装置。</w:t>
      </w:r>
    </w:p>
    <w:p w14:paraId="04D2B7EF" w14:textId="06102020"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插座必须满足适用当前国家的法规要求，安全法规要求要强制进行</w:t>
      </w:r>
      <w:del w:id="226" w:author="Aiden D" w:date="2026-02-04T23:25:00Z" w16du:dateUtc="2026-02-04T15:25:00Z">
        <w:r w:rsidDel="00AA24D6">
          <w:rPr>
            <w:rFonts w:asciiTheme="minorEastAsia" w:hAnsiTheme="minorEastAsia"/>
          </w:rPr>
          <w:delText>设备</w:delText>
        </w:r>
      </w:del>
      <w:ins w:id="227" w:author="Aiden D" w:date="2026-02-04T23:25:00Z" w16du:dateUtc="2026-02-04T15:25:00Z">
        <w:r w:rsidR="00AA24D6">
          <w:rPr>
            <w:rFonts w:asciiTheme="minorEastAsia" w:hAnsiTheme="minorEastAsia"/>
          </w:rPr>
          <w:t>产品</w:t>
        </w:r>
      </w:ins>
      <w:r>
        <w:rPr>
          <w:rFonts w:asciiTheme="minorEastAsia" w:hAnsiTheme="minorEastAsia"/>
        </w:rPr>
        <w:t>的接地。</w:t>
      </w:r>
    </w:p>
    <w:p w14:paraId="04D2B7F0" w14:textId="64C39701" w:rsidR="00563547" w:rsidRPr="00930CA9" w:rsidDel="00D906A4" w:rsidRDefault="00184BCF">
      <w:pPr>
        <w:pStyle w:val="af9"/>
        <w:numPr>
          <w:ilvl w:val="0"/>
          <w:numId w:val="1"/>
        </w:numPr>
        <w:ind w:firstLineChars="0"/>
        <w:rPr>
          <w:del w:id="228" w:author="Aiden D" w:date="2026-02-04T22:16:00Z" w16du:dateUtc="2026-02-04T14:16:00Z"/>
          <w:rFonts w:asciiTheme="minorEastAsia" w:hAnsiTheme="minorEastAsia" w:hint="eastAsia"/>
          <w:highlight w:val="yellow"/>
          <w:rPrChange w:id="229" w:author="Aiden D" w:date="2026-02-04T22:15:00Z" w16du:dateUtc="2026-02-04T14:15:00Z">
            <w:rPr>
              <w:del w:id="230" w:author="Aiden D" w:date="2026-02-04T22:16:00Z" w16du:dateUtc="2026-02-04T14:16:00Z"/>
              <w:rFonts w:asciiTheme="minorEastAsia" w:hAnsiTheme="minorEastAsia" w:hint="eastAsia"/>
            </w:rPr>
          </w:rPrChange>
        </w:rPr>
      </w:pPr>
      <w:del w:id="231" w:author="Aiden D" w:date="2026-02-04T22:16:00Z" w16du:dateUtc="2026-02-04T14:16:00Z">
        <w:r w:rsidRPr="00930CA9" w:rsidDel="00D906A4">
          <w:rPr>
            <w:rFonts w:asciiTheme="minorEastAsia" w:hAnsiTheme="minorEastAsia" w:hint="eastAsia"/>
            <w:highlight w:val="yellow"/>
            <w:rPrChange w:id="232" w:author="Aiden D" w:date="2026-02-04T22:15:00Z" w16du:dateUtc="2026-02-04T14:15:00Z">
              <w:rPr>
                <w:rFonts w:asciiTheme="minorEastAsia" w:hAnsiTheme="minorEastAsia" w:hint="eastAsia"/>
              </w:rPr>
            </w:rPrChange>
          </w:rPr>
          <w:delText>断开电源连接时，须直接从电源插座上拔下插头，不可拉扯电线以断开连接。</w:delText>
        </w:r>
      </w:del>
    </w:p>
    <w:p w14:paraId="04D2B7F1" w14:textId="0E271A09" w:rsidR="00563547" w:rsidRPr="00930CA9" w:rsidDel="00D906A4" w:rsidRDefault="00184BCF">
      <w:pPr>
        <w:pStyle w:val="af9"/>
        <w:numPr>
          <w:ilvl w:val="0"/>
          <w:numId w:val="1"/>
        </w:numPr>
        <w:ind w:firstLineChars="0"/>
        <w:rPr>
          <w:del w:id="233" w:author="Aiden D" w:date="2026-02-04T22:16:00Z" w16du:dateUtc="2026-02-04T14:16:00Z"/>
          <w:rFonts w:asciiTheme="minorEastAsia" w:hAnsiTheme="minorEastAsia" w:hint="eastAsia"/>
          <w:highlight w:val="yellow"/>
          <w:rPrChange w:id="234" w:author="Aiden D" w:date="2026-02-04T22:15:00Z" w16du:dateUtc="2026-02-04T14:15:00Z">
            <w:rPr>
              <w:del w:id="235" w:author="Aiden D" w:date="2026-02-04T22:16:00Z" w16du:dateUtc="2026-02-04T14:16:00Z"/>
              <w:rFonts w:asciiTheme="minorEastAsia" w:hAnsiTheme="minorEastAsia" w:hint="eastAsia"/>
            </w:rPr>
          </w:rPrChange>
        </w:rPr>
      </w:pPr>
      <w:del w:id="236" w:author="Aiden D" w:date="2026-02-04T22:16:00Z" w16du:dateUtc="2026-02-04T14:16:00Z">
        <w:r w:rsidRPr="00930CA9" w:rsidDel="00D906A4">
          <w:rPr>
            <w:rFonts w:asciiTheme="minorEastAsia" w:hAnsiTheme="minorEastAsia" w:hint="eastAsia"/>
            <w:highlight w:val="yellow"/>
            <w:rPrChange w:id="237" w:author="Aiden D" w:date="2026-02-04T22:15:00Z" w16du:dateUtc="2026-02-04T14:15:00Z">
              <w:rPr>
                <w:rFonts w:asciiTheme="minorEastAsia" w:hAnsiTheme="minorEastAsia" w:hint="eastAsia"/>
              </w:rPr>
            </w:rPrChange>
          </w:rPr>
          <w:delText>如果电源线损坏，必须由制造商、服务代理商或有资质的专业维修人员更换，以避免危险。</w:delText>
        </w:r>
      </w:del>
    </w:p>
    <w:p w14:paraId="04D2B7F2" w14:textId="1011B347"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在清洁、维护或更换部件时，</w:t>
      </w:r>
      <w:del w:id="238" w:author="Aiden D" w:date="2026-02-04T23:25:00Z" w16du:dateUtc="2026-02-04T15:25:00Z">
        <w:r w:rsidDel="00AA24D6">
          <w:rPr>
            <w:rFonts w:asciiTheme="minorEastAsia" w:hAnsiTheme="minorEastAsia"/>
          </w:rPr>
          <w:delText>设备</w:delText>
        </w:r>
      </w:del>
      <w:ins w:id="239" w:author="Aiden D" w:date="2026-02-04T23:25:00Z" w16du:dateUtc="2026-02-04T15:25:00Z">
        <w:r w:rsidR="00AA24D6">
          <w:rPr>
            <w:rFonts w:asciiTheme="minorEastAsia" w:hAnsiTheme="minorEastAsia"/>
          </w:rPr>
          <w:t>产品</w:t>
        </w:r>
      </w:ins>
      <w:r>
        <w:rPr>
          <w:rFonts w:asciiTheme="minorEastAsia" w:hAnsiTheme="minorEastAsia"/>
        </w:rPr>
        <w:t>应切断电源，并确保检查员从任何方位都能检查电源线处于断开状态。</w:t>
      </w:r>
    </w:p>
    <w:p w14:paraId="04D2B7F3" w14:textId="77777777"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切勿将螺丝刀或其它物体插入到散热孔中。</w:t>
      </w:r>
    </w:p>
    <w:p w14:paraId="04D2B7F4" w14:textId="7D29EF76" w:rsidR="00563547" w:rsidRPr="00D906A4" w:rsidDel="00D906A4" w:rsidRDefault="00184BCF">
      <w:pPr>
        <w:pStyle w:val="af9"/>
        <w:numPr>
          <w:ilvl w:val="0"/>
          <w:numId w:val="1"/>
        </w:numPr>
        <w:ind w:firstLineChars="0"/>
        <w:rPr>
          <w:del w:id="240" w:author="Aiden D" w:date="2026-02-04T22:16:00Z" w16du:dateUtc="2026-02-04T14:16:00Z"/>
          <w:rFonts w:asciiTheme="minorEastAsia" w:hAnsiTheme="minorEastAsia" w:hint="eastAsia"/>
          <w:highlight w:val="yellow"/>
          <w:rPrChange w:id="241" w:author="Aiden D" w:date="2026-02-04T22:15:00Z" w16du:dateUtc="2026-02-04T14:15:00Z">
            <w:rPr>
              <w:del w:id="242" w:author="Aiden D" w:date="2026-02-04T22:16:00Z" w16du:dateUtc="2026-02-04T14:16:00Z"/>
              <w:rFonts w:asciiTheme="minorEastAsia" w:hAnsiTheme="minorEastAsia" w:hint="eastAsia"/>
            </w:rPr>
          </w:rPrChange>
        </w:rPr>
      </w:pPr>
      <w:del w:id="243" w:author="Aiden D" w:date="2026-02-04T22:16:00Z" w16du:dateUtc="2026-02-04T14:16:00Z">
        <w:r w:rsidRPr="00D906A4" w:rsidDel="00D906A4">
          <w:rPr>
            <w:rFonts w:asciiTheme="minorEastAsia" w:hAnsiTheme="minorEastAsia" w:hint="eastAsia"/>
            <w:highlight w:val="yellow"/>
            <w:rPrChange w:id="244" w:author="Aiden D" w:date="2026-02-04T22:15:00Z" w16du:dateUtc="2026-02-04T14:15:00Z">
              <w:rPr>
                <w:rFonts w:asciiTheme="minorEastAsia" w:hAnsiTheme="minorEastAsia" w:hint="eastAsia"/>
              </w:rPr>
            </w:rPrChange>
          </w:rPr>
          <w:delText>严禁将设备浸入水中。</w:delText>
        </w:r>
      </w:del>
    </w:p>
    <w:p w14:paraId="04D2B7F5" w14:textId="0CDFBD20" w:rsidR="00563547" w:rsidRPr="00D906A4" w:rsidDel="00D906A4" w:rsidRDefault="00184BCF">
      <w:pPr>
        <w:pStyle w:val="af9"/>
        <w:numPr>
          <w:ilvl w:val="0"/>
          <w:numId w:val="1"/>
        </w:numPr>
        <w:ind w:firstLineChars="0"/>
        <w:rPr>
          <w:del w:id="245" w:author="Aiden D" w:date="2026-02-04T22:16:00Z" w16du:dateUtc="2026-02-04T14:16:00Z"/>
          <w:rFonts w:asciiTheme="minorEastAsia" w:hAnsiTheme="minorEastAsia" w:hint="eastAsia"/>
          <w:highlight w:val="yellow"/>
          <w:rPrChange w:id="246" w:author="Aiden D" w:date="2026-02-04T22:16:00Z" w16du:dateUtc="2026-02-04T14:16:00Z">
            <w:rPr>
              <w:del w:id="247" w:author="Aiden D" w:date="2026-02-04T22:16:00Z" w16du:dateUtc="2026-02-04T14:16:00Z"/>
              <w:rFonts w:asciiTheme="minorEastAsia" w:hAnsiTheme="minorEastAsia" w:hint="eastAsia"/>
            </w:rPr>
          </w:rPrChange>
        </w:rPr>
      </w:pPr>
      <w:del w:id="248" w:author="Aiden D" w:date="2026-02-04T22:16:00Z" w16du:dateUtc="2026-02-04T14:16:00Z">
        <w:r w:rsidRPr="00D906A4" w:rsidDel="00D906A4">
          <w:rPr>
            <w:rFonts w:asciiTheme="minorEastAsia" w:hAnsiTheme="minorEastAsia" w:hint="eastAsia"/>
            <w:highlight w:val="yellow"/>
            <w:rPrChange w:id="249" w:author="Aiden D" w:date="2026-02-04T22:16:00Z" w16du:dateUtc="2026-02-04T14:16:00Z">
              <w:rPr>
                <w:rFonts w:asciiTheme="minorEastAsia" w:hAnsiTheme="minorEastAsia" w:hint="eastAsia"/>
              </w:rPr>
            </w:rPrChange>
          </w:rPr>
          <w:delText>如设备供电装置发生故障，务必请厂商认定的专业人士进行更换，以免发生安全事故。</w:delText>
        </w:r>
      </w:del>
    </w:p>
    <w:p w14:paraId="04D2B7F6" w14:textId="77777777"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只有经过专业培训且具有相关制冷和电气良好知识的授权技术人员才能进行拆机检查和维修。</w:t>
      </w:r>
    </w:p>
    <w:p w14:paraId="04D2B7F7" w14:textId="2D101843" w:rsidR="00563547" w:rsidRPr="00D906A4" w:rsidDel="00D906A4" w:rsidRDefault="00184BCF">
      <w:pPr>
        <w:pStyle w:val="af9"/>
        <w:numPr>
          <w:ilvl w:val="0"/>
          <w:numId w:val="1"/>
        </w:numPr>
        <w:ind w:firstLineChars="0"/>
        <w:rPr>
          <w:del w:id="250" w:author="Aiden D" w:date="2026-02-04T22:16:00Z" w16du:dateUtc="2026-02-04T14:16:00Z"/>
          <w:rFonts w:asciiTheme="minorEastAsia" w:hAnsiTheme="minorEastAsia" w:hint="eastAsia"/>
          <w:highlight w:val="yellow"/>
          <w:rPrChange w:id="251" w:author="Aiden D" w:date="2026-02-04T22:16:00Z" w16du:dateUtc="2026-02-04T14:16:00Z">
            <w:rPr>
              <w:del w:id="252" w:author="Aiden D" w:date="2026-02-04T22:16:00Z" w16du:dateUtc="2026-02-04T14:16:00Z"/>
              <w:rFonts w:asciiTheme="minorEastAsia" w:hAnsiTheme="minorEastAsia" w:hint="eastAsia"/>
            </w:rPr>
          </w:rPrChange>
        </w:rPr>
      </w:pPr>
      <w:del w:id="253" w:author="Aiden D" w:date="2026-02-04T22:16:00Z" w16du:dateUtc="2026-02-04T14:16:00Z">
        <w:r w:rsidRPr="00D906A4" w:rsidDel="00D906A4">
          <w:rPr>
            <w:rFonts w:asciiTheme="minorEastAsia" w:hAnsiTheme="minorEastAsia" w:hint="eastAsia"/>
            <w:highlight w:val="yellow"/>
            <w:rPrChange w:id="254" w:author="Aiden D" w:date="2026-02-04T22:16:00Z" w16du:dateUtc="2026-02-04T14:16:00Z">
              <w:rPr>
                <w:rFonts w:asciiTheme="minorEastAsia" w:hAnsiTheme="minorEastAsia" w:hint="eastAsia"/>
              </w:rPr>
            </w:rPrChange>
          </w:rPr>
          <w:delText>本装置不适用于身体、感官或智力能力下降或缺乏经验和知识的人(包括儿童)使用。</w:delText>
        </w:r>
      </w:del>
    </w:p>
    <w:p w14:paraId="04D2B7F8" w14:textId="7FD76494" w:rsidR="00563547" w:rsidRPr="00FF2A2D" w:rsidDel="00D906A4" w:rsidRDefault="00184BCF">
      <w:pPr>
        <w:pStyle w:val="af9"/>
        <w:numPr>
          <w:ilvl w:val="0"/>
          <w:numId w:val="1"/>
        </w:numPr>
        <w:ind w:firstLineChars="0"/>
        <w:rPr>
          <w:del w:id="255" w:author="Aiden D" w:date="2026-02-04T22:16:00Z" w16du:dateUtc="2026-02-04T14:16:00Z"/>
          <w:rFonts w:asciiTheme="minorEastAsia" w:hAnsiTheme="minorEastAsia" w:hint="eastAsia"/>
          <w:highlight w:val="yellow"/>
          <w:rPrChange w:id="256" w:author="Aiden D" w:date="2026-02-04T22:11:00Z" w16du:dateUtc="2026-02-04T14:11:00Z">
            <w:rPr>
              <w:del w:id="257" w:author="Aiden D" w:date="2026-02-04T22:16:00Z" w16du:dateUtc="2026-02-04T14:16:00Z"/>
              <w:rFonts w:asciiTheme="minorEastAsia" w:hAnsiTheme="minorEastAsia" w:hint="eastAsia"/>
            </w:rPr>
          </w:rPrChange>
        </w:rPr>
      </w:pPr>
      <w:del w:id="258" w:author="Aiden D" w:date="2026-02-04T22:16:00Z" w16du:dateUtc="2026-02-04T14:16:00Z">
        <w:r w:rsidRPr="00FF2A2D" w:rsidDel="00D906A4">
          <w:rPr>
            <w:rFonts w:asciiTheme="minorEastAsia" w:hAnsiTheme="minorEastAsia" w:hint="eastAsia"/>
            <w:highlight w:val="yellow"/>
            <w:rPrChange w:id="259" w:author="Aiden D" w:date="2026-02-04T22:11:00Z" w16du:dateUtc="2026-02-04T14:11:00Z">
              <w:rPr>
                <w:rFonts w:asciiTheme="minorEastAsia" w:hAnsiTheme="minorEastAsia" w:hint="eastAsia"/>
              </w:rPr>
            </w:rPrChange>
          </w:rPr>
          <w:delText>请让儿童远离设备。</w:delText>
        </w:r>
      </w:del>
    </w:p>
    <w:p w14:paraId="04D2B7F9" w14:textId="77777777"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发生火灾时，切勿浇水，请使用二氧化碳灭火器，并尽快冷却电机室。</w:t>
      </w:r>
    </w:p>
    <w:p w14:paraId="04D2B7FA" w14:textId="77777777"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除制造商推荐的方法外，不能使用机械手段或其他方法加速除霜。</w:t>
      </w:r>
    </w:p>
    <w:p w14:paraId="04D2B7FB" w14:textId="77777777"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不要损坏制冷剂回路。</w:t>
      </w:r>
    </w:p>
    <w:p w14:paraId="04D2B7FC" w14:textId="1E386A25" w:rsidR="00563547" w:rsidDel="00431A56" w:rsidRDefault="00184BCF">
      <w:pPr>
        <w:pStyle w:val="af9"/>
        <w:numPr>
          <w:ilvl w:val="0"/>
          <w:numId w:val="1"/>
        </w:numPr>
        <w:ind w:firstLineChars="0"/>
        <w:rPr>
          <w:del w:id="260" w:author="Aiden D" w:date="2026-02-04T22:18:00Z" w16du:dateUtc="2026-02-04T14:18:00Z"/>
          <w:rFonts w:asciiTheme="minorEastAsia" w:hAnsiTheme="minorEastAsia" w:hint="eastAsia"/>
        </w:rPr>
      </w:pPr>
      <w:commentRangeStart w:id="261"/>
      <w:del w:id="262" w:author="Aiden D" w:date="2026-02-04T22:18:00Z" w16du:dateUtc="2026-02-04T14:18:00Z">
        <w:r w:rsidDel="00431A56">
          <w:rPr>
            <w:rFonts w:asciiTheme="minorEastAsia" w:hAnsiTheme="minorEastAsia"/>
          </w:rPr>
          <w:lastRenderedPageBreak/>
          <w:delText>不得在电器的储存室内使用其他电器，除非是制造商推荐允许的。</w:delText>
        </w:r>
        <w:commentRangeEnd w:id="261"/>
        <w:r w:rsidDel="00431A56">
          <w:rPr>
            <w:rStyle w:val="af8"/>
            <w:rFonts w:asciiTheme="minorEastAsia" w:hAnsiTheme="minorEastAsia" w:hint="eastAsia"/>
            <w:sz w:val="18"/>
            <w:szCs w:val="20"/>
          </w:rPr>
          <w:commentReference w:id="261"/>
        </w:r>
      </w:del>
    </w:p>
    <w:p w14:paraId="04D2B7FD" w14:textId="77777777" w:rsidR="00563547" w:rsidRDefault="00184BCF">
      <w:pPr>
        <w:pStyle w:val="af9"/>
        <w:numPr>
          <w:ilvl w:val="0"/>
          <w:numId w:val="1"/>
        </w:numPr>
        <w:ind w:firstLineChars="0"/>
        <w:rPr>
          <w:rFonts w:asciiTheme="minorEastAsia" w:hAnsiTheme="minorEastAsia" w:hint="eastAsia"/>
        </w:rPr>
      </w:pPr>
      <w:r>
        <w:rPr>
          <w:noProof/>
        </w:rPr>
        <w:drawing>
          <wp:inline distT="0" distB="0" distL="0" distR="0" wp14:anchorId="04D2B944" wp14:editId="04D2B945">
            <wp:extent cx="197485" cy="18161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5" cstate="print"/>
                    <a:srcRect/>
                    <a:stretch>
                      <a:fillRect/>
                    </a:stretch>
                  </pic:blipFill>
                  <pic:spPr>
                    <a:xfrm>
                      <a:off x="0" y="0"/>
                      <a:ext cx="200397" cy="184576"/>
                    </a:xfrm>
                    <a:prstGeom prst="rect">
                      <a:avLst/>
                    </a:prstGeom>
                    <a:noFill/>
                    <a:ln cap="flat" cmpd="sng">
                      <a:miter/>
                    </a:ln>
                  </pic:spPr>
                </pic:pic>
              </a:graphicData>
            </a:graphic>
          </wp:inline>
        </w:drawing>
      </w:r>
      <w:r>
        <w:rPr>
          <w:rFonts w:asciiTheme="minorEastAsia" w:hAnsiTheme="minorEastAsia"/>
        </w:rPr>
        <w:t xml:space="preserve"> 警告：易燃材料，存在发生火灾的风险。</w:t>
      </w:r>
    </w:p>
    <w:p w14:paraId="04D2B7FE" w14:textId="4CAD39C5"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制冷剂和发泡剂是易燃的，在处理</w:t>
      </w:r>
      <w:del w:id="263" w:author="Aiden D" w:date="2026-02-04T23:25:00Z" w16du:dateUtc="2026-02-04T15:25:00Z">
        <w:r w:rsidDel="00AA24D6">
          <w:rPr>
            <w:rFonts w:asciiTheme="minorEastAsia" w:hAnsiTheme="minorEastAsia"/>
          </w:rPr>
          <w:delText>设备</w:delText>
        </w:r>
      </w:del>
      <w:ins w:id="264" w:author="Aiden D" w:date="2026-02-04T23:25:00Z" w16du:dateUtc="2026-02-04T15:25:00Z">
        <w:r w:rsidR="00AA24D6">
          <w:rPr>
            <w:rFonts w:asciiTheme="minorEastAsia" w:hAnsiTheme="minorEastAsia"/>
          </w:rPr>
          <w:t>产品</w:t>
        </w:r>
      </w:ins>
      <w:r>
        <w:rPr>
          <w:rFonts w:asciiTheme="minorEastAsia" w:hAnsiTheme="minorEastAsia"/>
        </w:rPr>
        <w:t>时，只在授权的废物处理中心处理，不能靠近火源。</w:t>
      </w:r>
    </w:p>
    <w:p w14:paraId="04D2B7FF" w14:textId="7E07C3B0"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请勿在本</w:t>
      </w:r>
      <w:del w:id="265" w:author="Aiden D" w:date="2026-02-04T23:25:00Z" w16du:dateUtc="2026-02-04T15:25:00Z">
        <w:r w:rsidDel="00AA24D6">
          <w:rPr>
            <w:rFonts w:asciiTheme="minorEastAsia" w:hAnsiTheme="minorEastAsia"/>
          </w:rPr>
          <w:delText>设备</w:delText>
        </w:r>
      </w:del>
      <w:ins w:id="266" w:author="Aiden D" w:date="2026-02-04T23:25:00Z" w16du:dateUtc="2026-02-04T15:25:00Z">
        <w:r w:rsidR="00AA24D6">
          <w:rPr>
            <w:rFonts w:asciiTheme="minorEastAsia" w:hAnsiTheme="minorEastAsia"/>
          </w:rPr>
          <w:t>产品</w:t>
        </w:r>
      </w:ins>
      <w:r>
        <w:rPr>
          <w:rFonts w:asciiTheme="minorEastAsia" w:hAnsiTheme="minorEastAsia"/>
        </w:rPr>
        <w:t>中储存含有易燃推进剂的气溶胶罐等爆炸性物质。</w:t>
      </w:r>
    </w:p>
    <w:p w14:paraId="04D2B800" w14:textId="77777777" w:rsidR="00563547" w:rsidRDefault="00184BCF">
      <w:pPr>
        <w:pStyle w:val="af9"/>
        <w:numPr>
          <w:ilvl w:val="0"/>
          <w:numId w:val="1"/>
        </w:numPr>
        <w:ind w:firstLineChars="0"/>
        <w:rPr>
          <w:rFonts w:asciiTheme="minorEastAsia" w:hAnsiTheme="minorEastAsia" w:hint="eastAsia"/>
        </w:rPr>
      </w:pPr>
      <w:r>
        <w:rPr>
          <w:rFonts w:asciiTheme="minorEastAsia" w:hAnsiTheme="minorEastAsia"/>
        </w:rPr>
        <w:t>警告</w:t>
      </w:r>
      <w:r>
        <w:rPr>
          <w:rFonts w:asciiTheme="minorEastAsia" w:hAnsiTheme="minorEastAsia" w:hint="eastAsia"/>
        </w:rPr>
        <w:t>：</w:t>
      </w:r>
      <w:r>
        <w:rPr>
          <w:rFonts w:asciiTheme="minorEastAsia" w:hAnsiTheme="minorEastAsia"/>
        </w:rPr>
        <w:t>保持所有通风口顺畅。</w:t>
      </w:r>
    </w:p>
    <w:p w14:paraId="04D2B801" w14:textId="587905AD" w:rsidR="00563547" w:rsidRDefault="00184BCF">
      <w:pPr>
        <w:pStyle w:val="af9"/>
        <w:widowControl w:val="0"/>
        <w:numPr>
          <w:ilvl w:val="0"/>
          <w:numId w:val="1"/>
        </w:numPr>
        <w:ind w:firstLineChars="0"/>
        <w:jc w:val="both"/>
        <w:rPr>
          <w:rFonts w:ascii="宋体" w:cs="Times New Roman" w:hint="eastAsia"/>
        </w:rPr>
      </w:pPr>
      <w:r>
        <w:t>严禁在有易燃易爆气体的环境中使用。</w:t>
      </w:r>
      <w:r>
        <w:rPr>
          <w:rFonts w:ascii="宋体" w:hAnsi="宋体" w:cs="宋体" w:hint="eastAsia"/>
        </w:rPr>
        <w:t>保持</w:t>
      </w:r>
      <w:del w:id="267" w:author="Aiden D" w:date="2026-02-04T23:25:00Z" w16du:dateUtc="2026-02-04T15:25:00Z">
        <w:r w:rsidDel="00AA24D6">
          <w:rPr>
            <w:rFonts w:ascii="宋体" w:hAnsi="宋体" w:cs="宋体" w:hint="eastAsia"/>
          </w:rPr>
          <w:delText>设备</w:delText>
        </w:r>
      </w:del>
      <w:ins w:id="268" w:author="Aiden D" w:date="2026-02-04T23:25:00Z" w16du:dateUtc="2026-02-04T15:25:00Z">
        <w:r w:rsidR="00AA24D6">
          <w:rPr>
            <w:rFonts w:ascii="宋体" w:hAnsi="宋体" w:cs="宋体" w:hint="eastAsia"/>
          </w:rPr>
          <w:t>产品</w:t>
        </w:r>
      </w:ins>
      <w:r>
        <w:rPr>
          <w:rFonts w:ascii="宋体" w:hAnsi="宋体" w:cs="宋体" w:hint="eastAsia"/>
        </w:rPr>
        <w:t>远离热源或蒸汽装置（如蒸锅、洗碗机或炉灶等）。</w:t>
      </w:r>
    </w:p>
    <w:p w14:paraId="04D2B802" w14:textId="77777777" w:rsidR="00563547" w:rsidRDefault="00563547">
      <w:pPr>
        <w:rPr>
          <w:rFonts w:asciiTheme="minorEastAsia" w:hAnsiTheme="minorEastAsia" w:hint="eastAsia"/>
          <w:highlight w:val="red"/>
        </w:rPr>
      </w:pPr>
    </w:p>
    <w:p w14:paraId="04D2B803" w14:textId="77777777" w:rsidR="00563547" w:rsidRDefault="00184BCF">
      <w:pPr>
        <w:pStyle w:val="2"/>
        <w:rPr>
          <w:rFonts w:hint="eastAsia"/>
        </w:rPr>
      </w:pPr>
      <w:bookmarkStart w:id="269" w:name="_Toc221140269"/>
      <w:r>
        <w:rPr>
          <w:rFonts w:hint="eastAsia"/>
        </w:rPr>
        <w:t>注意</w:t>
      </w:r>
      <w:r>
        <w:rPr>
          <w:rFonts w:hint="eastAsia"/>
        </w:rPr>
        <w:t xml:space="preserve"> CAUTION</w:t>
      </w:r>
      <w:r>
        <w:rPr>
          <w:rFonts w:hint="eastAsia"/>
        </w:rPr>
        <w:t>：</w:t>
      </w:r>
      <w:bookmarkEnd w:id="269"/>
    </w:p>
    <w:p w14:paraId="04D2B804" w14:textId="69068E1C" w:rsidR="00563547" w:rsidRDefault="00184BCF">
      <w:pPr>
        <w:pStyle w:val="af9"/>
        <w:numPr>
          <w:ilvl w:val="0"/>
          <w:numId w:val="2"/>
        </w:numPr>
        <w:ind w:firstLineChars="0"/>
        <w:rPr>
          <w:rFonts w:asciiTheme="minorEastAsia" w:hAnsiTheme="minorEastAsia" w:hint="eastAsia"/>
        </w:rPr>
      </w:pPr>
      <w:r>
        <w:rPr>
          <w:rFonts w:asciiTheme="minorEastAsia" w:hAnsiTheme="minorEastAsia"/>
        </w:rPr>
        <w:t>移动或运输</w:t>
      </w:r>
      <w:del w:id="270" w:author="Aiden D" w:date="2026-02-04T23:25:00Z" w16du:dateUtc="2026-02-04T15:25:00Z">
        <w:r w:rsidDel="00AA24D6">
          <w:rPr>
            <w:rFonts w:asciiTheme="minorEastAsia" w:hAnsiTheme="minorEastAsia"/>
          </w:rPr>
          <w:delText>设备</w:delText>
        </w:r>
      </w:del>
      <w:ins w:id="271" w:author="Aiden D" w:date="2026-02-04T23:25:00Z" w16du:dateUtc="2026-02-04T15:25:00Z">
        <w:r w:rsidR="00AA24D6">
          <w:rPr>
            <w:rFonts w:asciiTheme="minorEastAsia" w:hAnsiTheme="minorEastAsia"/>
          </w:rPr>
          <w:t>产品</w:t>
        </w:r>
      </w:ins>
      <w:r>
        <w:rPr>
          <w:rFonts w:asciiTheme="minorEastAsia" w:hAnsiTheme="minorEastAsia"/>
        </w:rPr>
        <w:t>时保持</w:t>
      </w:r>
      <w:del w:id="272" w:author="Aiden D" w:date="2026-02-04T23:25:00Z" w16du:dateUtc="2026-02-04T15:25:00Z">
        <w:r w:rsidDel="00AA24D6">
          <w:rPr>
            <w:rFonts w:asciiTheme="minorEastAsia" w:hAnsiTheme="minorEastAsia"/>
          </w:rPr>
          <w:delText>设备</w:delText>
        </w:r>
      </w:del>
      <w:ins w:id="273" w:author="Aiden D" w:date="2026-02-04T23:25:00Z" w16du:dateUtc="2026-02-04T15:25:00Z">
        <w:r w:rsidR="00AA24D6">
          <w:rPr>
            <w:rFonts w:asciiTheme="minorEastAsia" w:hAnsiTheme="minorEastAsia"/>
          </w:rPr>
          <w:t>产品</w:t>
        </w:r>
      </w:ins>
      <w:r>
        <w:rPr>
          <w:rFonts w:asciiTheme="minorEastAsia" w:hAnsiTheme="minorEastAsia"/>
        </w:rPr>
        <w:t>正/直立，否则可能导致</w:t>
      </w:r>
      <w:del w:id="274" w:author="Aiden D" w:date="2026-02-04T23:25:00Z" w16du:dateUtc="2026-02-04T15:25:00Z">
        <w:r w:rsidDel="00AA24D6">
          <w:rPr>
            <w:rFonts w:asciiTheme="minorEastAsia" w:hAnsiTheme="minorEastAsia"/>
          </w:rPr>
          <w:delText>设备</w:delText>
        </w:r>
      </w:del>
      <w:ins w:id="275" w:author="Aiden D" w:date="2026-02-04T23:25:00Z" w16du:dateUtc="2026-02-04T15:25:00Z">
        <w:r w:rsidR="00AA24D6">
          <w:rPr>
            <w:rFonts w:asciiTheme="minorEastAsia" w:hAnsiTheme="minorEastAsia"/>
          </w:rPr>
          <w:t>产品</w:t>
        </w:r>
      </w:ins>
      <w:r>
        <w:rPr>
          <w:rFonts w:asciiTheme="minorEastAsia" w:hAnsiTheme="minorEastAsia"/>
        </w:rPr>
        <w:t>损坏。</w:t>
      </w:r>
    </w:p>
    <w:p w14:paraId="04D2B805" w14:textId="1188D016" w:rsidR="00563547" w:rsidRDefault="00184BCF">
      <w:pPr>
        <w:pStyle w:val="af9"/>
        <w:numPr>
          <w:ilvl w:val="0"/>
          <w:numId w:val="2"/>
        </w:numPr>
        <w:ind w:firstLineChars="0"/>
        <w:rPr>
          <w:rFonts w:asciiTheme="minorEastAsia" w:hAnsiTheme="minorEastAsia" w:hint="eastAsia"/>
        </w:rPr>
      </w:pPr>
      <w:r>
        <w:rPr>
          <w:rFonts w:asciiTheme="minorEastAsia" w:hAnsiTheme="minorEastAsia" w:hint="eastAsia"/>
        </w:rPr>
        <w:t>运输后需静置4小时，待冷媒稳定后再通电，避免影响</w:t>
      </w:r>
      <w:del w:id="276" w:author="Aiden D" w:date="2026-02-04T23:25:00Z" w16du:dateUtc="2026-02-04T15:25:00Z">
        <w:r w:rsidDel="00AA24D6">
          <w:rPr>
            <w:rFonts w:asciiTheme="minorEastAsia" w:hAnsiTheme="minorEastAsia" w:hint="eastAsia"/>
          </w:rPr>
          <w:delText>设备</w:delText>
        </w:r>
      </w:del>
      <w:ins w:id="277" w:author="Aiden D" w:date="2026-02-04T23:25:00Z" w16du:dateUtc="2026-02-04T15:25:00Z">
        <w:r w:rsidR="00AA24D6">
          <w:rPr>
            <w:rFonts w:asciiTheme="minorEastAsia" w:hAnsiTheme="minorEastAsia" w:hint="eastAsia"/>
          </w:rPr>
          <w:t>产品</w:t>
        </w:r>
      </w:ins>
      <w:r>
        <w:rPr>
          <w:rFonts w:asciiTheme="minorEastAsia" w:hAnsiTheme="minorEastAsia" w:hint="eastAsia"/>
        </w:rPr>
        <w:t>性能。</w:t>
      </w:r>
    </w:p>
    <w:p w14:paraId="04D2B806" w14:textId="45485695" w:rsidR="00563547" w:rsidRDefault="00184BCF">
      <w:pPr>
        <w:pStyle w:val="af9"/>
        <w:numPr>
          <w:ilvl w:val="0"/>
          <w:numId w:val="2"/>
        </w:numPr>
        <w:ind w:firstLineChars="0"/>
        <w:rPr>
          <w:rFonts w:asciiTheme="minorEastAsia" w:hAnsiTheme="minorEastAsia" w:hint="eastAsia"/>
        </w:rPr>
      </w:pPr>
      <w:r>
        <w:rPr>
          <w:rFonts w:asciiTheme="minorEastAsia" w:hAnsiTheme="minorEastAsia"/>
        </w:rPr>
        <w:t>对电机和位于</w:t>
      </w:r>
      <w:del w:id="278" w:author="Aiden D" w:date="2026-02-04T23:25:00Z" w16du:dateUtc="2026-02-04T15:25:00Z">
        <w:r w:rsidDel="00AA24D6">
          <w:rPr>
            <w:rFonts w:asciiTheme="minorEastAsia" w:hAnsiTheme="minorEastAsia"/>
          </w:rPr>
          <w:delText>设备</w:delText>
        </w:r>
      </w:del>
      <w:ins w:id="279" w:author="Aiden D" w:date="2026-02-04T23:25:00Z" w16du:dateUtc="2026-02-04T15:25:00Z">
        <w:r w:rsidR="00AA24D6">
          <w:rPr>
            <w:rFonts w:asciiTheme="minorEastAsia" w:hAnsiTheme="minorEastAsia"/>
          </w:rPr>
          <w:t>产品</w:t>
        </w:r>
      </w:ins>
      <w:r>
        <w:rPr>
          <w:rFonts w:asciiTheme="minorEastAsia" w:hAnsiTheme="minorEastAsia"/>
        </w:rPr>
        <w:t>内部的制冷系统进行维护时要戴手套。</w:t>
      </w:r>
    </w:p>
    <w:p w14:paraId="04D2B807" w14:textId="18092ED8" w:rsidR="00563547" w:rsidRDefault="00184BCF">
      <w:pPr>
        <w:pStyle w:val="af9"/>
        <w:numPr>
          <w:ilvl w:val="0"/>
          <w:numId w:val="2"/>
        </w:numPr>
        <w:ind w:firstLineChars="0"/>
        <w:rPr>
          <w:rFonts w:asciiTheme="minorEastAsia" w:hAnsiTheme="minorEastAsia" w:hint="eastAsia"/>
        </w:rPr>
      </w:pPr>
      <w:r>
        <w:rPr>
          <w:rFonts w:asciiTheme="minorEastAsia" w:hAnsiTheme="minorEastAsia"/>
        </w:rPr>
        <w:t>切勿阻塞散热孔，以确保</w:t>
      </w:r>
      <w:del w:id="280" w:author="Aiden D" w:date="2026-02-04T23:25:00Z" w16du:dateUtc="2026-02-04T15:25:00Z">
        <w:r w:rsidDel="00AA24D6">
          <w:rPr>
            <w:rFonts w:asciiTheme="minorEastAsia" w:hAnsiTheme="minorEastAsia"/>
          </w:rPr>
          <w:delText>设备</w:delText>
        </w:r>
      </w:del>
      <w:ins w:id="281" w:author="Aiden D" w:date="2026-02-04T23:25:00Z" w16du:dateUtc="2026-02-04T15:25:00Z">
        <w:r w:rsidR="00AA24D6">
          <w:rPr>
            <w:rFonts w:asciiTheme="minorEastAsia" w:hAnsiTheme="minorEastAsia"/>
          </w:rPr>
          <w:t>产品</w:t>
        </w:r>
      </w:ins>
      <w:r>
        <w:rPr>
          <w:rFonts w:asciiTheme="minorEastAsia" w:hAnsiTheme="minorEastAsia"/>
        </w:rPr>
        <w:t>的良好运转。</w:t>
      </w:r>
    </w:p>
    <w:p w14:paraId="04D2B808" w14:textId="4217974B" w:rsidR="00563547" w:rsidRDefault="00184BCF">
      <w:pPr>
        <w:pStyle w:val="af9"/>
        <w:numPr>
          <w:ilvl w:val="0"/>
          <w:numId w:val="2"/>
        </w:numPr>
        <w:ind w:firstLineChars="0"/>
        <w:rPr>
          <w:rFonts w:asciiTheme="minorEastAsia" w:hAnsiTheme="minorEastAsia" w:hint="eastAsia"/>
        </w:rPr>
      </w:pPr>
      <w:r>
        <w:rPr>
          <w:rFonts w:asciiTheme="minorEastAsia" w:hAnsiTheme="minorEastAsia"/>
        </w:rPr>
        <w:t>请勿将除</w:t>
      </w:r>
      <w:del w:id="282" w:author="Aiden D" w:date="2026-02-04T23:25:00Z" w16du:dateUtc="2026-02-04T15:25:00Z">
        <w:r w:rsidDel="00AA24D6">
          <w:rPr>
            <w:rFonts w:asciiTheme="minorEastAsia" w:hAnsiTheme="minorEastAsia"/>
          </w:rPr>
          <w:delText>设备</w:delText>
        </w:r>
      </w:del>
      <w:ins w:id="283" w:author="Aiden D" w:date="2026-02-04T23:25:00Z" w16du:dateUtc="2026-02-04T15:25:00Z">
        <w:r w:rsidR="00AA24D6">
          <w:rPr>
            <w:rFonts w:asciiTheme="minorEastAsia" w:hAnsiTheme="minorEastAsia"/>
          </w:rPr>
          <w:t>产品</w:t>
        </w:r>
      </w:ins>
      <w:r>
        <w:rPr>
          <w:rFonts w:asciiTheme="minorEastAsia" w:hAnsiTheme="minorEastAsia"/>
        </w:rPr>
        <w:t>本身配件外的其他非食品类物品放置于腔体中。</w:t>
      </w:r>
    </w:p>
    <w:p w14:paraId="04D2B809" w14:textId="77777777" w:rsidR="00563547" w:rsidRDefault="00184BCF">
      <w:pPr>
        <w:pStyle w:val="af9"/>
        <w:numPr>
          <w:ilvl w:val="0"/>
          <w:numId w:val="2"/>
        </w:numPr>
        <w:ind w:firstLineChars="0"/>
        <w:rPr>
          <w:rFonts w:asciiTheme="minorEastAsia" w:hAnsiTheme="minorEastAsia" w:hint="eastAsia"/>
        </w:rPr>
      </w:pPr>
      <w:r>
        <w:rPr>
          <w:rFonts w:asciiTheme="minorEastAsia" w:hAnsiTheme="minorEastAsia" w:hint="eastAsia"/>
        </w:rPr>
        <w:t>本产品仅限室内使用。</w:t>
      </w:r>
    </w:p>
    <w:p w14:paraId="04D2B80A" w14:textId="783D3103" w:rsidR="00563547" w:rsidRDefault="00184BCF">
      <w:pPr>
        <w:pStyle w:val="af9"/>
        <w:numPr>
          <w:ilvl w:val="0"/>
          <w:numId w:val="2"/>
        </w:numPr>
        <w:ind w:firstLineChars="0"/>
        <w:rPr>
          <w:rFonts w:asciiTheme="minorEastAsia" w:hAnsiTheme="minorEastAsia" w:hint="eastAsia"/>
        </w:rPr>
      </w:pPr>
      <w:r>
        <w:rPr>
          <w:rFonts w:asciiTheme="minorEastAsia" w:hAnsiTheme="minorEastAsia" w:hint="eastAsia"/>
        </w:rPr>
        <w:t>本</w:t>
      </w:r>
      <w:del w:id="284" w:author="Aiden D" w:date="2026-02-04T23:25:00Z" w16du:dateUtc="2026-02-04T15:25:00Z">
        <w:r w:rsidDel="00AA24D6">
          <w:rPr>
            <w:rFonts w:asciiTheme="minorEastAsia" w:hAnsiTheme="minorEastAsia" w:hint="eastAsia"/>
          </w:rPr>
          <w:delText>设备</w:delText>
        </w:r>
      </w:del>
      <w:ins w:id="285" w:author="Aiden D" w:date="2026-02-04T23:25:00Z" w16du:dateUtc="2026-02-04T15:25:00Z">
        <w:r w:rsidR="00AA24D6">
          <w:rPr>
            <w:rFonts w:asciiTheme="minorEastAsia" w:hAnsiTheme="minorEastAsia" w:hint="eastAsia"/>
          </w:rPr>
          <w:t>产品</w:t>
        </w:r>
      </w:ins>
      <w:r>
        <w:rPr>
          <w:rFonts w:asciiTheme="minorEastAsia" w:hAnsiTheme="minorEastAsia" w:hint="eastAsia"/>
        </w:rPr>
        <w:t>设计为将饮用水制作成冰，请不要将本</w:t>
      </w:r>
      <w:del w:id="286" w:author="Aiden D" w:date="2026-02-04T23:25:00Z" w16du:dateUtc="2026-02-04T15:25:00Z">
        <w:r w:rsidDel="00AA24D6">
          <w:rPr>
            <w:rFonts w:asciiTheme="minorEastAsia" w:hAnsiTheme="minorEastAsia" w:hint="eastAsia"/>
          </w:rPr>
          <w:delText>设备</w:delText>
        </w:r>
      </w:del>
      <w:ins w:id="287" w:author="Aiden D" w:date="2026-02-04T23:25:00Z" w16du:dateUtc="2026-02-04T15:25:00Z">
        <w:r w:rsidR="00AA24D6">
          <w:rPr>
            <w:rFonts w:asciiTheme="minorEastAsia" w:hAnsiTheme="minorEastAsia" w:hint="eastAsia"/>
          </w:rPr>
          <w:t>产品</w:t>
        </w:r>
      </w:ins>
      <w:r>
        <w:rPr>
          <w:rFonts w:asciiTheme="minorEastAsia" w:hAnsiTheme="minorEastAsia" w:hint="eastAsia"/>
        </w:rPr>
        <w:t>用于设计外用途。</w:t>
      </w:r>
    </w:p>
    <w:p w14:paraId="04D2B80B" w14:textId="77777777" w:rsidR="00563547" w:rsidRDefault="00563547">
      <w:pPr>
        <w:rPr>
          <w:rFonts w:asciiTheme="minorEastAsia" w:hAnsiTheme="minorEastAsia" w:hint="eastAsia"/>
          <w:highlight w:val="yellow"/>
        </w:rPr>
      </w:pPr>
    </w:p>
    <w:p w14:paraId="04D2B80C" w14:textId="77777777" w:rsidR="00563547" w:rsidRDefault="00184BCF">
      <w:pPr>
        <w:pStyle w:val="2"/>
        <w:rPr>
          <w:rFonts w:hint="eastAsia"/>
        </w:rPr>
      </w:pPr>
      <w:bookmarkStart w:id="288" w:name="_Toc221140270"/>
      <w:r>
        <w:rPr>
          <w:rFonts w:hint="eastAsia"/>
        </w:rPr>
        <w:t>提示</w:t>
      </w:r>
      <w:r>
        <w:rPr>
          <w:rFonts w:hint="eastAsia"/>
        </w:rPr>
        <w:t xml:space="preserve"> NOTICE</w:t>
      </w:r>
      <w:r>
        <w:rPr>
          <w:rFonts w:hint="eastAsia"/>
        </w:rPr>
        <w:t>：</w:t>
      </w:r>
      <w:bookmarkEnd w:id="288"/>
    </w:p>
    <w:p w14:paraId="04D2B80D" w14:textId="704A2C35" w:rsidR="00563547" w:rsidRDefault="00184BCF">
      <w:pPr>
        <w:pStyle w:val="af9"/>
        <w:numPr>
          <w:ilvl w:val="0"/>
          <w:numId w:val="3"/>
        </w:numPr>
        <w:ind w:firstLineChars="0"/>
        <w:rPr>
          <w:rFonts w:asciiTheme="minorEastAsia" w:hAnsiTheme="minorEastAsia" w:hint="eastAsia"/>
        </w:rPr>
      </w:pPr>
      <w:del w:id="289" w:author="Aiden D" w:date="2026-02-04T23:25:00Z" w16du:dateUtc="2026-02-04T15:25:00Z">
        <w:r w:rsidDel="00AA24D6">
          <w:rPr>
            <w:rFonts w:asciiTheme="minorEastAsia" w:hAnsiTheme="minorEastAsia"/>
          </w:rPr>
          <w:delText>设备</w:delText>
        </w:r>
      </w:del>
      <w:ins w:id="290" w:author="Aiden D" w:date="2026-02-04T23:25:00Z" w16du:dateUtc="2026-02-04T15:25:00Z">
        <w:r w:rsidR="00AA24D6">
          <w:rPr>
            <w:rFonts w:asciiTheme="minorEastAsia" w:hAnsiTheme="minorEastAsia"/>
          </w:rPr>
          <w:t>产品</w:t>
        </w:r>
      </w:ins>
      <w:r>
        <w:rPr>
          <w:rFonts w:asciiTheme="minorEastAsia" w:hAnsiTheme="minorEastAsia"/>
        </w:rPr>
        <w:t>噪音等级低于50 dB(A)。</w:t>
      </w:r>
    </w:p>
    <w:p w14:paraId="04D2B80E" w14:textId="0E9C02CC" w:rsidR="00563547" w:rsidRDefault="00184BCF">
      <w:pPr>
        <w:pStyle w:val="af9"/>
        <w:numPr>
          <w:ilvl w:val="0"/>
          <w:numId w:val="3"/>
        </w:numPr>
        <w:ind w:firstLineChars="0"/>
        <w:rPr>
          <w:rFonts w:asciiTheme="minorEastAsia" w:hAnsiTheme="minorEastAsia" w:hint="eastAsia"/>
        </w:rPr>
      </w:pPr>
      <w:r>
        <w:rPr>
          <w:rFonts w:asciiTheme="minorEastAsia" w:hAnsiTheme="minorEastAsia"/>
        </w:rPr>
        <w:t>本</w:t>
      </w:r>
      <w:del w:id="291" w:author="Aiden D" w:date="2026-02-04T23:25:00Z" w16du:dateUtc="2026-02-04T15:25:00Z">
        <w:r w:rsidDel="00AA24D6">
          <w:rPr>
            <w:rFonts w:asciiTheme="minorEastAsia" w:hAnsiTheme="minorEastAsia"/>
          </w:rPr>
          <w:delText>设备</w:delText>
        </w:r>
      </w:del>
      <w:ins w:id="292" w:author="Aiden D" w:date="2026-02-04T23:25:00Z" w16du:dateUtc="2026-02-04T15:25:00Z">
        <w:r w:rsidR="00AA24D6">
          <w:rPr>
            <w:rFonts w:asciiTheme="minorEastAsia" w:hAnsiTheme="minorEastAsia"/>
          </w:rPr>
          <w:t>产品</w:t>
        </w:r>
      </w:ins>
      <w:r>
        <w:rPr>
          <w:rFonts w:asciiTheme="minorEastAsia" w:hAnsiTheme="minorEastAsia"/>
        </w:rPr>
        <w:t>的气候类型为SN</w:t>
      </w:r>
      <w:ins w:id="293" w:author="tongh" w:date="2026-02-04T17:39:00Z">
        <w:r>
          <w:rPr>
            <w:rFonts w:asciiTheme="minorEastAsia" w:hAnsiTheme="minorEastAsia" w:hint="eastAsia"/>
          </w:rPr>
          <w:t>（标准环境下的气候类型）</w:t>
        </w:r>
      </w:ins>
      <w:r>
        <w:rPr>
          <w:rFonts w:asciiTheme="minorEastAsia" w:hAnsiTheme="minorEastAsia"/>
        </w:rPr>
        <w:t>，适合在10℃~32℃/ 50℉~89.6℉ 的环境温度中使用，如果超过此环境温度范围，则无法确保冰的完整度</w:t>
      </w:r>
      <w:r>
        <w:rPr>
          <w:rFonts w:asciiTheme="minorEastAsia" w:hAnsiTheme="minorEastAsia" w:hint="eastAsia"/>
        </w:rPr>
        <w:t>及透明度</w:t>
      </w:r>
      <w:r>
        <w:rPr>
          <w:rFonts w:asciiTheme="minorEastAsia" w:hAnsiTheme="minorEastAsia"/>
        </w:rPr>
        <w:t>。</w:t>
      </w:r>
    </w:p>
    <w:p w14:paraId="04D2B80F" w14:textId="77777777" w:rsidR="00563547" w:rsidRDefault="00184BCF">
      <w:pPr>
        <w:rPr>
          <w:rFonts w:hint="eastAsia"/>
          <w:caps/>
          <w:spacing w:val="15"/>
          <w:sz w:val="21"/>
          <w:szCs w:val="22"/>
        </w:rPr>
      </w:pPr>
      <w:bookmarkStart w:id="294" w:name="_Toc112945404"/>
      <w:r>
        <w:rPr>
          <w:rFonts w:hint="eastAsia"/>
        </w:rPr>
        <w:br w:type="page"/>
      </w:r>
    </w:p>
    <w:p w14:paraId="04D2B810" w14:textId="77777777" w:rsidR="00563547" w:rsidRDefault="00184BCF">
      <w:pPr>
        <w:pStyle w:val="1"/>
        <w:rPr>
          <w:rFonts w:hint="eastAsia"/>
          <w:color w:val="auto"/>
        </w:rPr>
      </w:pPr>
      <w:bookmarkStart w:id="295" w:name="_Toc221140271"/>
      <w:r>
        <w:rPr>
          <w:rFonts w:hint="cs"/>
          <w:color w:val="auto"/>
        </w:rPr>
        <w:lastRenderedPageBreak/>
        <w:t>安</w:t>
      </w:r>
      <w:r>
        <w:rPr>
          <w:rFonts w:hint="eastAsia"/>
          <w:color w:val="auto"/>
        </w:rPr>
        <w:t>装运输及搬运、存储、拆除</w:t>
      </w:r>
      <w:bookmarkStart w:id="296" w:name="包装运输、堆码极限、拆包、安装、储存、拆除"/>
      <w:bookmarkEnd w:id="294"/>
      <w:bookmarkEnd w:id="295"/>
      <w:bookmarkEnd w:id="296"/>
    </w:p>
    <w:p w14:paraId="04D2B811" w14:textId="77777777" w:rsidR="00563547" w:rsidRDefault="00184BCF">
      <w:pPr>
        <w:pStyle w:val="2"/>
        <w:rPr>
          <w:rFonts w:hint="eastAsia"/>
        </w:rPr>
      </w:pPr>
      <w:bookmarkStart w:id="297" w:name="_Toc221140272"/>
      <w:r>
        <w:t>包装运输</w:t>
      </w:r>
      <w:bookmarkEnd w:id="297"/>
    </w:p>
    <w:p w14:paraId="04D2B812" w14:textId="77777777" w:rsidR="00563547" w:rsidRDefault="00184BCF">
      <w:pPr>
        <w:pStyle w:val="af9"/>
        <w:numPr>
          <w:ilvl w:val="0"/>
          <w:numId w:val="4"/>
        </w:numPr>
        <w:ind w:firstLineChars="0"/>
        <w:rPr>
          <w:rFonts w:asciiTheme="minorEastAsia" w:hAnsiTheme="minorEastAsia" w:hint="eastAsia"/>
        </w:rPr>
      </w:pPr>
      <w:r>
        <w:rPr>
          <w:rFonts w:asciiTheme="minorEastAsia" w:hAnsiTheme="minorEastAsia"/>
        </w:rPr>
        <w:t>如</w:t>
      </w:r>
      <w:r>
        <w:rPr>
          <w:rFonts w:asciiTheme="minorEastAsia" w:hAnsiTheme="minorEastAsia" w:hint="eastAsia"/>
        </w:rPr>
        <w:t>运输过程</w:t>
      </w:r>
      <w:r>
        <w:rPr>
          <w:rFonts w:asciiTheme="minorEastAsia" w:hAnsiTheme="minorEastAsia"/>
        </w:rPr>
        <w:t>注意平衡性，防止倾翻。</w:t>
      </w:r>
    </w:p>
    <w:p w14:paraId="04D2B813" w14:textId="3DFC617B" w:rsidR="00563547" w:rsidRDefault="00184BCF">
      <w:pPr>
        <w:pStyle w:val="af9"/>
        <w:numPr>
          <w:ilvl w:val="0"/>
          <w:numId w:val="4"/>
        </w:numPr>
        <w:ind w:firstLineChars="0"/>
        <w:rPr>
          <w:rFonts w:asciiTheme="minorEastAsia" w:hAnsiTheme="minorEastAsia" w:hint="eastAsia"/>
        </w:rPr>
      </w:pPr>
      <w:r>
        <w:rPr>
          <w:rFonts w:asciiTheme="minorEastAsia" w:hAnsiTheme="minorEastAsia"/>
        </w:rPr>
        <w:t>由于</w:t>
      </w:r>
      <w:del w:id="298" w:author="Aiden D" w:date="2026-02-04T23:25:00Z" w16du:dateUtc="2026-02-04T15:25:00Z">
        <w:r w:rsidDel="00AA24D6">
          <w:rPr>
            <w:rFonts w:asciiTheme="minorEastAsia" w:hAnsiTheme="minorEastAsia"/>
          </w:rPr>
          <w:delText>设备</w:delText>
        </w:r>
      </w:del>
      <w:ins w:id="299" w:author="Aiden D" w:date="2026-02-04T23:25:00Z" w16du:dateUtc="2026-02-04T15:25:00Z">
        <w:r w:rsidR="00AA24D6">
          <w:rPr>
            <w:rFonts w:asciiTheme="minorEastAsia" w:hAnsiTheme="minorEastAsia"/>
          </w:rPr>
          <w:t>产品</w:t>
        </w:r>
      </w:ins>
      <w:r>
        <w:rPr>
          <w:rFonts w:asciiTheme="minorEastAsia" w:hAnsiTheme="minorEastAsia"/>
        </w:rPr>
        <w:t>的重心不与几何中心一致，因此搬运时注意不要发生倾斜，倾斜角不能大于45°。</w:t>
      </w:r>
    </w:p>
    <w:p w14:paraId="04D2B814" w14:textId="5271FF98" w:rsidR="00563547" w:rsidDel="00AA24D6" w:rsidRDefault="00563547">
      <w:pPr>
        <w:rPr>
          <w:del w:id="300" w:author="Aiden D" w:date="2026-02-04T23:26:00Z" w16du:dateUtc="2026-02-04T15:26:00Z"/>
          <w:rFonts w:asciiTheme="minorEastAsia" w:hAnsiTheme="minorEastAsia" w:hint="eastAsia"/>
        </w:rPr>
      </w:pPr>
    </w:p>
    <w:p w14:paraId="04D2B815" w14:textId="77777777" w:rsidR="00563547" w:rsidRDefault="00184BCF">
      <w:pPr>
        <w:pStyle w:val="2"/>
        <w:rPr>
          <w:rFonts w:asciiTheme="minorEastAsia" w:hAnsiTheme="minorEastAsia" w:hint="eastAsia"/>
        </w:rPr>
      </w:pPr>
      <w:bookmarkStart w:id="301" w:name="_Toc221140273"/>
      <w:r>
        <w:rPr>
          <w:rFonts w:asciiTheme="minorEastAsia" w:hAnsiTheme="minorEastAsia"/>
        </w:rPr>
        <w:t>安装</w:t>
      </w:r>
      <w:bookmarkEnd w:id="301"/>
    </w:p>
    <w:p w14:paraId="04D2B816" w14:textId="13DFAE1F" w:rsidR="00563547" w:rsidRDefault="00184BCF">
      <w:pPr>
        <w:pStyle w:val="af9"/>
        <w:numPr>
          <w:ilvl w:val="0"/>
          <w:numId w:val="5"/>
        </w:numPr>
        <w:ind w:firstLineChars="0"/>
        <w:rPr>
          <w:rFonts w:asciiTheme="minorEastAsia" w:hAnsiTheme="minorEastAsia" w:hint="eastAsia"/>
        </w:rPr>
      </w:pPr>
      <w:r>
        <w:rPr>
          <w:rFonts w:asciiTheme="minorEastAsia" w:hAnsiTheme="minorEastAsia"/>
        </w:rPr>
        <w:t>需在平整稳固的平面安装和放置</w:t>
      </w:r>
      <w:del w:id="302" w:author="Aiden D" w:date="2026-02-04T23:25:00Z" w16du:dateUtc="2026-02-04T15:25:00Z">
        <w:r w:rsidDel="00AA24D6">
          <w:rPr>
            <w:rFonts w:asciiTheme="minorEastAsia" w:hAnsiTheme="minorEastAsia"/>
          </w:rPr>
          <w:delText>设备</w:delText>
        </w:r>
      </w:del>
      <w:ins w:id="303" w:author="Aiden D" w:date="2026-02-04T23:25:00Z" w16du:dateUtc="2026-02-04T15:25:00Z">
        <w:r w:rsidR="00AA24D6">
          <w:rPr>
            <w:rFonts w:asciiTheme="minorEastAsia" w:hAnsiTheme="minorEastAsia"/>
          </w:rPr>
          <w:t>产品</w:t>
        </w:r>
      </w:ins>
      <w:r>
        <w:rPr>
          <w:rFonts w:asciiTheme="minorEastAsia" w:hAnsiTheme="minorEastAsia"/>
        </w:rPr>
        <w:t>，不能倾斜。</w:t>
      </w:r>
    </w:p>
    <w:p w14:paraId="04D2B817" w14:textId="5B65D1B3" w:rsidR="00563547" w:rsidRDefault="00184BCF">
      <w:pPr>
        <w:pStyle w:val="af9"/>
        <w:numPr>
          <w:ilvl w:val="0"/>
          <w:numId w:val="5"/>
        </w:numPr>
        <w:ind w:firstLineChars="0"/>
        <w:rPr>
          <w:rFonts w:asciiTheme="minorEastAsia" w:hAnsiTheme="minorEastAsia" w:hint="eastAsia"/>
        </w:rPr>
      </w:pPr>
      <w:r>
        <w:rPr>
          <w:rFonts w:asciiTheme="minorEastAsia" w:hAnsiTheme="minorEastAsia"/>
        </w:rPr>
        <w:t>搬运时，不要推拉</w:t>
      </w:r>
      <w:del w:id="304" w:author="Aiden D" w:date="2026-02-04T23:25:00Z" w16du:dateUtc="2026-02-04T15:25:00Z">
        <w:r w:rsidDel="00AA24D6">
          <w:rPr>
            <w:rFonts w:asciiTheme="minorEastAsia" w:hAnsiTheme="minorEastAsia"/>
          </w:rPr>
          <w:delText>设备</w:delText>
        </w:r>
      </w:del>
      <w:ins w:id="305" w:author="Aiden D" w:date="2026-02-04T23:25:00Z" w16du:dateUtc="2026-02-04T15:25:00Z">
        <w:r w:rsidR="00AA24D6">
          <w:rPr>
            <w:rFonts w:asciiTheme="minorEastAsia" w:hAnsiTheme="minorEastAsia"/>
          </w:rPr>
          <w:t>产品</w:t>
        </w:r>
      </w:ins>
      <w:r>
        <w:rPr>
          <w:rFonts w:asciiTheme="minorEastAsia" w:hAnsiTheme="minorEastAsia"/>
        </w:rPr>
        <w:t>，以避免倾覆或损坏到部件。</w:t>
      </w:r>
    </w:p>
    <w:p w14:paraId="04D2B818" w14:textId="1212790D" w:rsidR="00563547" w:rsidRDefault="00184BCF">
      <w:pPr>
        <w:pStyle w:val="af9"/>
        <w:numPr>
          <w:ilvl w:val="0"/>
          <w:numId w:val="5"/>
        </w:numPr>
        <w:ind w:firstLineChars="0"/>
        <w:rPr>
          <w:rFonts w:asciiTheme="minorEastAsia" w:hAnsiTheme="minorEastAsia" w:hint="eastAsia"/>
        </w:rPr>
      </w:pPr>
      <w:r>
        <w:rPr>
          <w:rFonts w:asciiTheme="minorEastAsia" w:hAnsiTheme="minorEastAsia"/>
        </w:rPr>
        <w:t>应将</w:t>
      </w:r>
      <w:del w:id="306" w:author="Aiden D" w:date="2026-02-04T23:25:00Z" w16du:dateUtc="2026-02-04T15:25:00Z">
        <w:r w:rsidDel="00AA24D6">
          <w:rPr>
            <w:rFonts w:asciiTheme="minorEastAsia" w:hAnsiTheme="minorEastAsia"/>
          </w:rPr>
          <w:delText>设备</w:delText>
        </w:r>
      </w:del>
      <w:ins w:id="307" w:author="Aiden D" w:date="2026-02-04T23:25:00Z" w16du:dateUtc="2026-02-04T15:25:00Z">
        <w:r w:rsidR="00AA24D6">
          <w:rPr>
            <w:rFonts w:asciiTheme="minorEastAsia" w:hAnsiTheme="minorEastAsia"/>
          </w:rPr>
          <w:t>产品</w:t>
        </w:r>
      </w:ins>
      <w:r>
        <w:rPr>
          <w:rFonts w:asciiTheme="minorEastAsia" w:hAnsiTheme="minorEastAsia"/>
        </w:rPr>
        <w:t>放置在通风良好的地方，且远离热源，远离易爆物品。</w:t>
      </w:r>
    </w:p>
    <w:p w14:paraId="04D2B819" w14:textId="6CBA4158" w:rsidR="00563547" w:rsidRDefault="00184BCF">
      <w:pPr>
        <w:pStyle w:val="af9"/>
        <w:numPr>
          <w:ilvl w:val="0"/>
          <w:numId w:val="5"/>
        </w:numPr>
        <w:ind w:firstLineChars="0"/>
        <w:rPr>
          <w:rFonts w:asciiTheme="minorEastAsia" w:hAnsiTheme="minorEastAsia" w:hint="eastAsia"/>
        </w:rPr>
      </w:pPr>
      <w:del w:id="308" w:author="Aiden D" w:date="2026-02-04T23:25:00Z" w16du:dateUtc="2026-02-04T15:25:00Z">
        <w:r w:rsidDel="00AA24D6">
          <w:rPr>
            <w:rFonts w:asciiTheme="minorEastAsia" w:hAnsiTheme="minorEastAsia"/>
          </w:rPr>
          <w:delText>设备</w:delText>
        </w:r>
      </w:del>
      <w:ins w:id="309" w:author="Aiden D" w:date="2026-02-04T23:25:00Z" w16du:dateUtc="2026-02-04T15:25:00Z">
        <w:r w:rsidR="00AA24D6">
          <w:rPr>
            <w:rFonts w:asciiTheme="minorEastAsia" w:hAnsiTheme="minorEastAsia"/>
          </w:rPr>
          <w:t>产品</w:t>
        </w:r>
      </w:ins>
      <w:r>
        <w:rPr>
          <w:rFonts w:asciiTheme="minorEastAsia" w:hAnsiTheme="minorEastAsia"/>
        </w:rPr>
        <w:t>四周与墙或者物品之间要遵守最小间隙≥</w:t>
      </w:r>
      <w:ins w:id="310" w:author="tongh" w:date="2026-02-04T17:18:00Z">
        <w:r>
          <w:rPr>
            <w:rFonts w:asciiTheme="minorEastAsia" w:hAnsiTheme="minorEastAsia"/>
          </w:rPr>
          <w:t>4.7”</w:t>
        </w:r>
      </w:ins>
      <w:ins w:id="311" w:author="tongh" w:date="2026-02-04T17:19:00Z">
        <w:r>
          <w:rPr>
            <w:rFonts w:asciiTheme="minorEastAsia" w:hAnsiTheme="minorEastAsia" w:hint="eastAsia"/>
          </w:rPr>
          <w:t>/</w:t>
        </w:r>
      </w:ins>
      <w:r>
        <w:rPr>
          <w:rFonts w:asciiTheme="minorEastAsia" w:hAnsiTheme="minorEastAsia"/>
        </w:rPr>
        <w:t>120mm</w:t>
      </w:r>
      <w:del w:id="312" w:author="tongh" w:date="2026-02-04T17:18:00Z">
        <w:r>
          <w:rPr>
            <w:rFonts w:asciiTheme="minorEastAsia" w:hAnsiTheme="minorEastAsia"/>
          </w:rPr>
          <w:delText>/4.7”</w:delText>
        </w:r>
      </w:del>
      <w:r>
        <w:rPr>
          <w:rFonts w:asciiTheme="minorEastAsia" w:hAnsiTheme="minorEastAsia"/>
        </w:rPr>
        <w:t>要求，以确保良好的操作性能、通风和可维护性。</w:t>
      </w:r>
    </w:p>
    <w:p w14:paraId="04D2B81A" w14:textId="197C5ACD" w:rsidR="00563547" w:rsidDel="00431A56" w:rsidRDefault="00184BCF">
      <w:pPr>
        <w:pStyle w:val="af9"/>
        <w:numPr>
          <w:ilvl w:val="0"/>
          <w:numId w:val="5"/>
        </w:numPr>
        <w:ind w:firstLineChars="0"/>
        <w:rPr>
          <w:del w:id="313" w:author="Aiden D" w:date="2026-02-04T22:18:00Z" w16du:dateUtc="2026-02-04T14:18:00Z"/>
          <w:rFonts w:asciiTheme="minorEastAsia" w:hAnsiTheme="minorEastAsia" w:hint="eastAsia"/>
        </w:rPr>
      </w:pPr>
      <w:del w:id="314" w:author="Aiden D" w:date="2026-02-04T22:18:00Z" w16du:dateUtc="2026-02-04T14:18:00Z">
        <w:r w:rsidDel="00431A56">
          <w:rPr>
            <w:rFonts w:asciiTheme="minorEastAsia" w:hAnsiTheme="minorEastAsia"/>
          </w:rPr>
          <w:delText>在连接设备电源之前，要确保电压和频率与铭牌上的保持一致。设备要连接到有效接地连接装置上。</w:delText>
        </w:r>
      </w:del>
      <w:ins w:id="315" w:author="Administrator" w:date="2026-02-04T18:42:00Z">
        <w:del w:id="316" w:author="Aiden D" w:date="2026-02-04T22:18:00Z" w16du:dateUtc="2026-02-04T14:18:00Z">
          <w:r w:rsidDel="00431A56">
            <w:rPr>
              <w:rFonts w:asciiTheme="minorEastAsia" w:hAnsiTheme="minorEastAsia" w:hint="eastAsia"/>
            </w:rPr>
            <w:delText>(与警告 1,5重复，</w:delText>
          </w:r>
        </w:del>
      </w:ins>
      <w:ins w:id="317" w:author="Administrator" w:date="2026-02-04T18:43:00Z">
        <w:del w:id="318" w:author="Aiden D" w:date="2026-02-04T22:18:00Z" w16du:dateUtc="2026-02-04T14:18:00Z">
          <w:r w:rsidDel="00431A56">
            <w:rPr>
              <w:rFonts w:asciiTheme="minorEastAsia" w:hAnsiTheme="minorEastAsia" w:hint="eastAsia"/>
            </w:rPr>
            <w:delText>建议删除</w:delText>
          </w:r>
        </w:del>
      </w:ins>
      <w:ins w:id="319" w:author="Administrator" w:date="2026-02-04T18:42:00Z">
        <w:del w:id="320" w:author="Aiden D" w:date="2026-02-04T22:18:00Z" w16du:dateUtc="2026-02-04T14:18:00Z">
          <w:r w:rsidDel="00431A56">
            <w:rPr>
              <w:rFonts w:asciiTheme="minorEastAsia" w:hAnsiTheme="minorEastAsia" w:hint="eastAsia"/>
            </w:rPr>
            <w:delText>)</w:delText>
          </w:r>
        </w:del>
      </w:ins>
    </w:p>
    <w:p w14:paraId="04D2B81B" w14:textId="46E5E51F" w:rsidR="00563547" w:rsidDel="00AA24D6" w:rsidRDefault="00563547">
      <w:pPr>
        <w:rPr>
          <w:del w:id="321" w:author="Aiden D" w:date="2026-02-04T23:26:00Z" w16du:dateUtc="2026-02-04T15:26:00Z"/>
          <w:rFonts w:asciiTheme="minorEastAsia" w:hAnsiTheme="minorEastAsia" w:hint="eastAsia"/>
        </w:rPr>
      </w:pPr>
    </w:p>
    <w:p w14:paraId="04D2B81C" w14:textId="77777777" w:rsidR="00563547" w:rsidRDefault="00184BCF">
      <w:pPr>
        <w:pStyle w:val="2"/>
        <w:rPr>
          <w:rFonts w:asciiTheme="minorEastAsia" w:hAnsiTheme="minorEastAsia" w:hint="eastAsia"/>
        </w:rPr>
      </w:pPr>
      <w:bookmarkStart w:id="322" w:name="_Toc221140274"/>
      <w:r>
        <w:rPr>
          <w:rFonts w:asciiTheme="minorEastAsia" w:hAnsiTheme="minorEastAsia"/>
        </w:rPr>
        <w:t>储存</w:t>
      </w:r>
      <w:bookmarkEnd w:id="322"/>
    </w:p>
    <w:p w14:paraId="04D2B81D" w14:textId="65A7A440" w:rsidR="00563547" w:rsidRDefault="00184BCF">
      <w:pPr>
        <w:pStyle w:val="af9"/>
        <w:numPr>
          <w:ilvl w:val="0"/>
          <w:numId w:val="6"/>
        </w:numPr>
        <w:ind w:firstLineChars="0"/>
        <w:rPr>
          <w:rFonts w:asciiTheme="minorEastAsia" w:hAnsiTheme="minorEastAsia" w:hint="eastAsia"/>
        </w:rPr>
      </w:pPr>
      <w:bookmarkStart w:id="323" w:name="_Hlk176515577"/>
      <w:r>
        <w:rPr>
          <w:rFonts w:asciiTheme="minorEastAsia" w:hAnsiTheme="minorEastAsia"/>
        </w:rPr>
        <w:t>关闭</w:t>
      </w:r>
      <w:del w:id="324" w:author="Aiden D" w:date="2026-02-04T23:25:00Z" w16du:dateUtc="2026-02-04T15:25:00Z">
        <w:r w:rsidDel="00AA24D6">
          <w:rPr>
            <w:rFonts w:asciiTheme="minorEastAsia" w:hAnsiTheme="minorEastAsia"/>
          </w:rPr>
          <w:delText>设备</w:delText>
        </w:r>
      </w:del>
      <w:ins w:id="325" w:author="Aiden D" w:date="2026-02-04T23:25:00Z" w16du:dateUtc="2026-02-04T15:25:00Z">
        <w:r w:rsidR="00AA24D6">
          <w:rPr>
            <w:rFonts w:asciiTheme="minorEastAsia" w:hAnsiTheme="minorEastAsia"/>
          </w:rPr>
          <w:t>产品</w:t>
        </w:r>
      </w:ins>
      <w:r>
        <w:rPr>
          <w:rFonts w:asciiTheme="minorEastAsia" w:hAnsiTheme="minorEastAsia"/>
        </w:rPr>
        <w:t>电源，拔下电源插头</w:t>
      </w:r>
      <w:bookmarkEnd w:id="323"/>
      <w:r>
        <w:rPr>
          <w:rFonts w:asciiTheme="minorEastAsia" w:hAnsiTheme="minorEastAsia"/>
        </w:rPr>
        <w:t>。</w:t>
      </w:r>
    </w:p>
    <w:p w14:paraId="04D2B81E" w14:textId="77777777" w:rsidR="00563547" w:rsidRDefault="00184BCF">
      <w:pPr>
        <w:pStyle w:val="af9"/>
        <w:numPr>
          <w:ilvl w:val="0"/>
          <w:numId w:val="6"/>
        </w:numPr>
        <w:ind w:firstLineChars="0"/>
        <w:rPr>
          <w:rFonts w:asciiTheme="minorEastAsia" w:hAnsiTheme="minorEastAsia" w:hint="eastAsia"/>
        </w:rPr>
      </w:pPr>
      <w:r>
        <w:rPr>
          <w:rFonts w:asciiTheme="minorEastAsia" w:hAnsiTheme="minorEastAsia"/>
        </w:rPr>
        <w:t>排空子弹冰水箱</w:t>
      </w:r>
      <w:r>
        <w:rPr>
          <w:rFonts w:asciiTheme="minorEastAsia" w:hAnsiTheme="minorEastAsia" w:hint="eastAsia"/>
        </w:rPr>
        <w:t>和内腔</w:t>
      </w:r>
      <w:r>
        <w:rPr>
          <w:rFonts w:asciiTheme="minorEastAsia" w:hAnsiTheme="minorEastAsia"/>
        </w:rPr>
        <w:t>的水，并清洁，然后擦干水分。</w:t>
      </w:r>
    </w:p>
    <w:p w14:paraId="04D2B81F" w14:textId="77777777" w:rsidR="00563547" w:rsidRDefault="00184BCF">
      <w:pPr>
        <w:pStyle w:val="af9"/>
        <w:numPr>
          <w:ilvl w:val="0"/>
          <w:numId w:val="6"/>
        </w:numPr>
        <w:ind w:firstLineChars="0"/>
        <w:rPr>
          <w:rFonts w:asciiTheme="minorEastAsia" w:hAnsiTheme="minorEastAsia" w:hint="eastAsia"/>
        </w:rPr>
      </w:pPr>
      <w:r>
        <w:rPr>
          <w:rFonts w:asciiTheme="minorEastAsia" w:hAnsiTheme="minorEastAsia"/>
        </w:rPr>
        <w:t>保持</w:t>
      </w:r>
      <w:r>
        <w:rPr>
          <w:rFonts w:asciiTheme="minorEastAsia" w:hAnsiTheme="minorEastAsia" w:hint="eastAsia"/>
        </w:rPr>
        <w:t>腔盖</w:t>
      </w:r>
      <w:r>
        <w:rPr>
          <w:rFonts w:asciiTheme="minorEastAsia" w:hAnsiTheme="minorEastAsia"/>
        </w:rPr>
        <w:t>微开，确保空气流通，避免发霉或异味。</w:t>
      </w:r>
    </w:p>
    <w:p w14:paraId="04D2B820" w14:textId="60D3DEDF" w:rsidR="00563547" w:rsidDel="00AA24D6" w:rsidRDefault="00563547">
      <w:pPr>
        <w:rPr>
          <w:del w:id="326" w:author="Aiden D" w:date="2026-02-04T23:26:00Z" w16du:dateUtc="2026-02-04T15:26:00Z"/>
          <w:rFonts w:asciiTheme="minorEastAsia" w:hAnsiTheme="minorEastAsia" w:hint="eastAsia"/>
        </w:rPr>
      </w:pPr>
    </w:p>
    <w:p w14:paraId="04D2B821" w14:textId="77777777" w:rsidR="00563547" w:rsidRDefault="00184BCF">
      <w:pPr>
        <w:pStyle w:val="2"/>
        <w:rPr>
          <w:rFonts w:asciiTheme="minorEastAsia" w:hAnsiTheme="minorEastAsia" w:hint="eastAsia"/>
        </w:rPr>
      </w:pPr>
      <w:bookmarkStart w:id="327" w:name="_Toc221140275"/>
      <w:r>
        <w:rPr>
          <w:rFonts w:asciiTheme="minorEastAsia" w:hAnsiTheme="minorEastAsia"/>
        </w:rPr>
        <w:t>拆除</w:t>
      </w:r>
      <w:bookmarkEnd w:id="327"/>
    </w:p>
    <w:p w14:paraId="04D2B822" w14:textId="328880D3" w:rsidR="00563547" w:rsidRDefault="00184BCF">
      <w:pPr>
        <w:pStyle w:val="af9"/>
        <w:numPr>
          <w:ilvl w:val="0"/>
          <w:numId w:val="7"/>
        </w:numPr>
        <w:ind w:firstLineChars="0"/>
        <w:rPr>
          <w:rFonts w:asciiTheme="minorEastAsia" w:hAnsiTheme="minorEastAsia" w:hint="eastAsia"/>
        </w:rPr>
      </w:pPr>
      <w:del w:id="328" w:author="Aiden D" w:date="2026-02-04T23:25:00Z" w16du:dateUtc="2026-02-04T15:25:00Z">
        <w:r w:rsidDel="00AA24D6">
          <w:rPr>
            <w:rFonts w:asciiTheme="minorEastAsia" w:hAnsiTheme="minorEastAsia" w:hint="eastAsia"/>
          </w:rPr>
          <w:delText>设备</w:delText>
        </w:r>
      </w:del>
      <w:ins w:id="329" w:author="Aiden D" w:date="2026-02-04T23:25:00Z" w16du:dateUtc="2026-02-04T15:25:00Z">
        <w:r w:rsidR="00AA24D6">
          <w:rPr>
            <w:rFonts w:asciiTheme="minorEastAsia" w:hAnsiTheme="minorEastAsia" w:hint="eastAsia"/>
          </w:rPr>
          <w:t>产品</w:t>
        </w:r>
      </w:ins>
      <w:r>
        <w:rPr>
          <w:rFonts w:asciiTheme="minorEastAsia" w:hAnsiTheme="minorEastAsia" w:hint="eastAsia"/>
        </w:rPr>
        <w:t>产生的冷媒废料（含化学物质），或电子报废物料（含电路板/电源线）等特殊废料，需分类存放于不同容器中，储存需符合当地法规，然后联系专业机构进行回收。</w:t>
      </w:r>
    </w:p>
    <w:p w14:paraId="04D2B823" w14:textId="1B40F606" w:rsidR="00563547" w:rsidRDefault="00184BCF">
      <w:pPr>
        <w:pStyle w:val="af9"/>
        <w:numPr>
          <w:ilvl w:val="0"/>
          <w:numId w:val="7"/>
        </w:numPr>
        <w:ind w:firstLineChars="0"/>
        <w:rPr>
          <w:rFonts w:asciiTheme="minorEastAsia" w:hAnsiTheme="minorEastAsia" w:hint="eastAsia"/>
        </w:rPr>
      </w:pPr>
      <w:r>
        <w:rPr>
          <w:rFonts w:asciiTheme="minorEastAsia" w:hAnsiTheme="minorEastAsia" w:hint="eastAsia"/>
        </w:rPr>
        <w:t>本</w:t>
      </w:r>
      <w:del w:id="330" w:author="Aiden D" w:date="2026-02-04T23:25:00Z" w16du:dateUtc="2026-02-04T15:25:00Z">
        <w:r w:rsidDel="00AA24D6">
          <w:rPr>
            <w:rFonts w:asciiTheme="minorEastAsia" w:hAnsiTheme="minorEastAsia" w:hint="eastAsia"/>
          </w:rPr>
          <w:delText>设备</w:delText>
        </w:r>
      </w:del>
      <w:ins w:id="331" w:author="Aiden D" w:date="2026-02-04T23:25:00Z" w16du:dateUtc="2026-02-04T15:25:00Z">
        <w:r w:rsidR="00AA24D6">
          <w:rPr>
            <w:rFonts w:asciiTheme="minorEastAsia" w:hAnsiTheme="minorEastAsia" w:hint="eastAsia"/>
          </w:rPr>
          <w:t>产品</w:t>
        </w:r>
      </w:ins>
      <w:r>
        <w:rPr>
          <w:rFonts w:asciiTheme="minorEastAsia" w:hAnsiTheme="minorEastAsia" w:hint="eastAsia"/>
        </w:rPr>
        <w:t>使用环保冷媒R600a，废弃时需联系专业机构处理，避免环境污染。</w:t>
      </w:r>
    </w:p>
    <w:p w14:paraId="04D2B824" w14:textId="77777777" w:rsidR="00563547" w:rsidRDefault="00184BCF">
      <w:pPr>
        <w:pStyle w:val="af9"/>
        <w:numPr>
          <w:ilvl w:val="0"/>
          <w:numId w:val="7"/>
        </w:numPr>
        <w:ind w:firstLineChars="0"/>
        <w:rPr>
          <w:rFonts w:asciiTheme="minorEastAsia" w:hAnsiTheme="minorEastAsia" w:hint="eastAsia"/>
        </w:rPr>
      </w:pPr>
      <w:r>
        <w:rPr>
          <w:rFonts w:asciiTheme="minorEastAsia" w:hAnsiTheme="minorEastAsia"/>
        </w:rPr>
        <w:t>在所有情况下，都必须遵守用户所在国家的适用环保法律。</w:t>
      </w:r>
    </w:p>
    <w:tbl>
      <w:tblPr>
        <w:tblW w:w="63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5103"/>
      </w:tblGrid>
      <w:tr w:rsidR="00563547" w14:paraId="04D2B827" w14:textId="77777777">
        <w:tc>
          <w:tcPr>
            <w:tcW w:w="1276" w:type="dxa"/>
            <w:vMerge w:val="restart"/>
            <w:vAlign w:val="center"/>
          </w:tcPr>
          <w:p w14:paraId="04D2B825" w14:textId="77777777" w:rsidR="00563547" w:rsidRDefault="00184BCF">
            <w:pPr>
              <w:rPr>
                <w:rFonts w:asciiTheme="minorEastAsia" w:hAnsiTheme="minorEastAsia" w:hint="eastAsia"/>
              </w:rPr>
            </w:pPr>
            <w:r>
              <w:rPr>
                <w:rFonts w:asciiTheme="minorEastAsia" w:hAnsiTheme="minorEastAsia"/>
                <w:noProof/>
              </w:rPr>
              <w:drawing>
                <wp:inline distT="0" distB="0" distL="0" distR="0" wp14:anchorId="04D2B946" wp14:editId="04D2B947">
                  <wp:extent cx="552450" cy="952500"/>
                  <wp:effectExtent l="0" t="0" r="0" b="0"/>
                  <wp:docPr id="44"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35"/>
                          <pic:cNvPicPr>
                            <a:picLocks noChangeAspect="1"/>
                          </pic:cNvPicPr>
                        </pic:nvPicPr>
                        <pic:blipFill>
                          <a:blip r:embed="rId16" cstate="print"/>
                          <a:srcRect/>
                          <a:stretch>
                            <a:fillRect/>
                          </a:stretch>
                        </pic:blipFill>
                        <pic:spPr>
                          <a:xfrm>
                            <a:off x="0" y="0"/>
                            <a:ext cx="552450" cy="952500"/>
                          </a:xfrm>
                          <a:prstGeom prst="rect">
                            <a:avLst/>
                          </a:prstGeom>
                          <a:noFill/>
                          <a:ln cap="flat" cmpd="sng">
                            <a:miter/>
                          </a:ln>
                        </pic:spPr>
                      </pic:pic>
                    </a:graphicData>
                  </a:graphic>
                </wp:inline>
              </w:drawing>
            </w:r>
          </w:p>
        </w:tc>
        <w:tc>
          <w:tcPr>
            <w:tcW w:w="5103" w:type="dxa"/>
          </w:tcPr>
          <w:p w14:paraId="04D2B826" w14:textId="77777777" w:rsidR="00563547" w:rsidRDefault="00184BCF">
            <w:pPr>
              <w:rPr>
                <w:rFonts w:asciiTheme="minorEastAsia" w:hAnsiTheme="minorEastAsia" w:hint="eastAsia"/>
              </w:rPr>
            </w:pPr>
            <w:r>
              <w:rPr>
                <w:rFonts w:asciiTheme="minorEastAsia" w:hAnsiTheme="minorEastAsia"/>
              </w:rPr>
              <w:t>产品正确处理</w:t>
            </w:r>
          </w:p>
        </w:tc>
      </w:tr>
      <w:tr w:rsidR="00563547" w14:paraId="04D2B82A" w14:textId="77777777">
        <w:tc>
          <w:tcPr>
            <w:tcW w:w="1276" w:type="dxa"/>
            <w:vMerge/>
          </w:tcPr>
          <w:p w14:paraId="04D2B828" w14:textId="77777777" w:rsidR="00563547" w:rsidRDefault="00563547">
            <w:pPr>
              <w:rPr>
                <w:rFonts w:asciiTheme="minorEastAsia" w:hAnsiTheme="minorEastAsia" w:hint="eastAsia"/>
              </w:rPr>
            </w:pPr>
          </w:p>
        </w:tc>
        <w:tc>
          <w:tcPr>
            <w:tcW w:w="5103" w:type="dxa"/>
          </w:tcPr>
          <w:p w14:paraId="04D2B829" w14:textId="77777777" w:rsidR="00563547" w:rsidRDefault="00184BCF">
            <w:pPr>
              <w:rPr>
                <w:rFonts w:asciiTheme="minorEastAsia" w:hAnsiTheme="minorEastAsia" w:hint="eastAsia"/>
              </w:rPr>
            </w:pPr>
            <w:r>
              <w:rPr>
                <w:rFonts w:asciiTheme="minorEastAsia" w:hAnsiTheme="minorEastAsia"/>
              </w:rPr>
              <w:t>此标志表明，该产品不应与其他家庭报废物品一起处理。为了防止不规范的废物处置对环境或人类健康造成的损害，请按规范回收利用，以促进材料资源的可持续利用。如要退回您使用过的产品，请使用退货回收系统或联系产品的零售商，他们可以进行环境安全的回收。</w:t>
            </w:r>
          </w:p>
        </w:tc>
      </w:tr>
    </w:tbl>
    <w:p w14:paraId="04D2B82B" w14:textId="77777777" w:rsidR="00563547" w:rsidRDefault="00563547">
      <w:pPr>
        <w:rPr>
          <w:rFonts w:hint="eastAsia"/>
        </w:rPr>
      </w:pPr>
      <w:bookmarkStart w:id="332" w:name="_Toc97800606"/>
    </w:p>
    <w:p w14:paraId="232D5DE9" w14:textId="77777777" w:rsidR="00AA24D6" w:rsidRDefault="00AA24D6">
      <w:pPr>
        <w:rPr>
          <w:ins w:id="333" w:author="Aiden D" w:date="2026-02-04T23:26:00Z" w16du:dateUtc="2026-02-04T15:26:00Z"/>
          <w:rFonts w:asciiTheme="minorEastAsia" w:hAnsiTheme="minorEastAsia" w:hint="eastAsia"/>
          <w:caps/>
          <w:spacing w:val="15"/>
          <w:sz w:val="21"/>
          <w:szCs w:val="22"/>
        </w:rPr>
      </w:pPr>
      <w:bookmarkStart w:id="334" w:name="_Toc193814494"/>
      <w:ins w:id="335" w:author="Aiden D" w:date="2026-02-04T23:26:00Z" w16du:dateUtc="2026-02-04T15:26:00Z">
        <w:r>
          <w:rPr>
            <w:rFonts w:asciiTheme="minorEastAsia" w:hAnsiTheme="minorEastAsia" w:hint="eastAsia"/>
          </w:rPr>
          <w:br w:type="page"/>
        </w:r>
      </w:ins>
    </w:p>
    <w:p w14:paraId="04D2B82C" w14:textId="7420A380" w:rsidR="00563547" w:rsidRDefault="00184BCF">
      <w:pPr>
        <w:pStyle w:val="1"/>
        <w:rPr>
          <w:rFonts w:asciiTheme="minorEastAsia" w:hAnsiTheme="minorEastAsia" w:hint="eastAsia"/>
          <w:color w:val="auto"/>
        </w:rPr>
      </w:pPr>
      <w:bookmarkStart w:id="336" w:name="_Toc221140276"/>
      <w:r>
        <w:rPr>
          <w:rFonts w:asciiTheme="minorEastAsia" w:hAnsiTheme="minorEastAsia" w:hint="cs"/>
          <w:color w:val="auto"/>
        </w:rPr>
        <w:lastRenderedPageBreak/>
        <w:t>产品结构</w:t>
      </w:r>
      <w:bookmarkEnd w:id="334"/>
      <w:bookmarkEnd w:id="336"/>
    </w:p>
    <w:p w14:paraId="04D2B82D" w14:textId="6FA4172C" w:rsidR="00563547" w:rsidRDefault="00184BCF">
      <w:pPr>
        <w:pStyle w:val="2"/>
        <w:rPr>
          <w:rFonts w:asciiTheme="minorEastAsia" w:hAnsiTheme="minorEastAsia" w:hint="eastAsia"/>
        </w:rPr>
      </w:pPr>
      <w:bookmarkStart w:id="337" w:name="_Toc193814498"/>
      <w:del w:id="338" w:author="Aiden D" w:date="2026-02-04T23:25:00Z" w16du:dateUtc="2026-02-04T15:25:00Z">
        <w:r w:rsidDel="00AA24D6">
          <w:rPr>
            <w:rFonts w:asciiTheme="minorEastAsia" w:hAnsiTheme="minorEastAsia" w:hint="eastAsia"/>
          </w:rPr>
          <w:delText>设备</w:delText>
        </w:r>
      </w:del>
      <w:bookmarkStart w:id="339" w:name="_Toc221140277"/>
      <w:ins w:id="340" w:author="Aiden D" w:date="2026-02-04T23:25:00Z" w16du:dateUtc="2026-02-04T15:25:00Z">
        <w:r w:rsidR="00AA24D6">
          <w:rPr>
            <w:rFonts w:asciiTheme="minorEastAsia" w:hAnsiTheme="minorEastAsia" w:hint="eastAsia"/>
          </w:rPr>
          <w:t>产品</w:t>
        </w:r>
      </w:ins>
      <w:r>
        <w:rPr>
          <w:rFonts w:asciiTheme="minorEastAsia" w:hAnsiTheme="minorEastAsia" w:hint="eastAsia"/>
        </w:rPr>
        <w:t>构造</w:t>
      </w:r>
      <w:bookmarkEnd w:id="339"/>
    </w:p>
    <w:p w14:paraId="04D2B82E" w14:textId="77777777" w:rsidR="00563547" w:rsidRDefault="00184BCF">
      <w:pPr>
        <w:jc w:val="center"/>
        <w:rPr>
          <w:rFonts w:hint="eastAsia"/>
        </w:rPr>
      </w:pPr>
      <w:r>
        <w:rPr>
          <w:noProof/>
        </w:rPr>
        <w:drawing>
          <wp:inline distT="0" distB="0" distL="0" distR="0" wp14:anchorId="04D2B948" wp14:editId="04D2B949">
            <wp:extent cx="2762250" cy="2838450"/>
            <wp:effectExtent l="0" t="0" r="0" b="0"/>
            <wp:docPr id="6346181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8163" name="图形 1"/>
                    <pic:cNvPicPr>
                      <a:picLocks noChangeAspect="1"/>
                    </pic:cNvPicPr>
                  </pic:nvPicPr>
                  <pic:blipFill>
                    <a:blip r:embed="rId17" cstate="print">
                      <a:extLst>
                        <a:ext uri="{96DAC541-7B7A-43D3-8B79-37D633B846F1}">
                          <asvg:svgBlip xmlns:asvg="http://schemas.microsoft.com/office/drawing/2016/SVG/main" r:embed="rId18"/>
                        </a:ext>
                      </a:extLst>
                    </a:blip>
                    <a:stretch>
                      <a:fillRect/>
                    </a:stretch>
                  </pic:blipFill>
                  <pic:spPr>
                    <a:xfrm>
                      <a:off x="0" y="0"/>
                      <a:ext cx="2762250" cy="2838450"/>
                    </a:xfrm>
                    <a:prstGeom prst="rect">
                      <a:avLst/>
                    </a:prstGeom>
                  </pic:spPr>
                </pic:pic>
              </a:graphicData>
            </a:graphic>
          </wp:inline>
        </w:drawing>
      </w:r>
    </w:p>
    <w:tbl>
      <w:tblPr>
        <w:tblStyle w:val="af3"/>
        <w:tblW w:w="0" w:type="auto"/>
        <w:tblLook w:val="04A0" w:firstRow="1" w:lastRow="0" w:firstColumn="1" w:lastColumn="0" w:noHBand="0" w:noVBand="1"/>
      </w:tblPr>
      <w:tblGrid>
        <w:gridCol w:w="704"/>
        <w:gridCol w:w="2635"/>
        <w:gridCol w:w="767"/>
        <w:gridCol w:w="2573"/>
      </w:tblGrid>
      <w:tr w:rsidR="00563547" w14:paraId="04D2B833" w14:textId="77777777">
        <w:tc>
          <w:tcPr>
            <w:tcW w:w="704" w:type="dxa"/>
          </w:tcPr>
          <w:p w14:paraId="04D2B82F" w14:textId="77777777" w:rsidR="00563547" w:rsidRDefault="00184BCF">
            <w:pPr>
              <w:rPr>
                <w:rFonts w:hint="eastAsia"/>
              </w:rPr>
            </w:pPr>
            <w:r>
              <w:rPr>
                <w:rFonts w:hint="eastAsia"/>
              </w:rPr>
              <w:t>1</w:t>
            </w:r>
          </w:p>
        </w:tc>
        <w:tc>
          <w:tcPr>
            <w:tcW w:w="2635" w:type="dxa"/>
          </w:tcPr>
          <w:p w14:paraId="04D2B830" w14:textId="77777777" w:rsidR="00563547" w:rsidRDefault="00184BCF">
            <w:pPr>
              <w:rPr>
                <w:rFonts w:hint="eastAsia"/>
              </w:rPr>
            </w:pPr>
            <w:r>
              <w:rPr>
                <w:rFonts w:hint="eastAsia"/>
              </w:rPr>
              <w:t>冰篮</w:t>
            </w:r>
          </w:p>
        </w:tc>
        <w:tc>
          <w:tcPr>
            <w:tcW w:w="767" w:type="dxa"/>
          </w:tcPr>
          <w:p w14:paraId="04D2B831" w14:textId="77777777" w:rsidR="00563547" w:rsidRDefault="00184BCF">
            <w:pPr>
              <w:rPr>
                <w:rFonts w:hint="eastAsia"/>
              </w:rPr>
            </w:pPr>
            <w:r>
              <w:rPr>
                <w:rFonts w:hint="eastAsia"/>
              </w:rPr>
              <w:t>6</w:t>
            </w:r>
          </w:p>
        </w:tc>
        <w:tc>
          <w:tcPr>
            <w:tcW w:w="2573" w:type="dxa"/>
          </w:tcPr>
          <w:p w14:paraId="04D2B832" w14:textId="77777777" w:rsidR="00563547" w:rsidRDefault="00184BCF">
            <w:pPr>
              <w:rPr>
                <w:rFonts w:hint="eastAsia"/>
              </w:rPr>
            </w:pPr>
            <w:r>
              <w:rPr>
                <w:rFonts w:hint="eastAsia"/>
              </w:rPr>
              <w:t>散热孔</w:t>
            </w:r>
          </w:p>
        </w:tc>
      </w:tr>
      <w:tr w:rsidR="00563547" w14:paraId="04D2B838" w14:textId="77777777">
        <w:tc>
          <w:tcPr>
            <w:tcW w:w="704" w:type="dxa"/>
          </w:tcPr>
          <w:p w14:paraId="04D2B834" w14:textId="77777777" w:rsidR="00563547" w:rsidRDefault="00184BCF">
            <w:pPr>
              <w:rPr>
                <w:rFonts w:hint="eastAsia"/>
              </w:rPr>
            </w:pPr>
            <w:r>
              <w:rPr>
                <w:rFonts w:hint="eastAsia"/>
              </w:rPr>
              <w:t>2</w:t>
            </w:r>
          </w:p>
        </w:tc>
        <w:tc>
          <w:tcPr>
            <w:tcW w:w="2635" w:type="dxa"/>
          </w:tcPr>
          <w:p w14:paraId="04D2B835" w14:textId="77777777" w:rsidR="00563547" w:rsidRDefault="00184BCF">
            <w:pPr>
              <w:rPr>
                <w:rFonts w:hint="eastAsia"/>
              </w:rPr>
            </w:pPr>
            <w:r>
              <w:rPr>
                <w:rFonts w:hint="eastAsia"/>
              </w:rPr>
              <w:t>水箱提手</w:t>
            </w:r>
          </w:p>
        </w:tc>
        <w:tc>
          <w:tcPr>
            <w:tcW w:w="767" w:type="dxa"/>
          </w:tcPr>
          <w:p w14:paraId="04D2B836" w14:textId="77777777" w:rsidR="00563547" w:rsidRDefault="00184BCF">
            <w:pPr>
              <w:rPr>
                <w:rFonts w:hint="eastAsia"/>
              </w:rPr>
            </w:pPr>
            <w:r>
              <w:rPr>
                <w:rFonts w:hint="eastAsia"/>
              </w:rPr>
              <w:t>7</w:t>
            </w:r>
          </w:p>
        </w:tc>
        <w:tc>
          <w:tcPr>
            <w:tcW w:w="2573" w:type="dxa"/>
          </w:tcPr>
          <w:p w14:paraId="04D2B837" w14:textId="77777777" w:rsidR="00563547" w:rsidRDefault="00184BCF">
            <w:pPr>
              <w:rPr>
                <w:rFonts w:hint="eastAsia"/>
              </w:rPr>
            </w:pPr>
            <w:r>
              <w:rPr>
                <w:rFonts w:hint="eastAsia"/>
              </w:rPr>
              <w:t>冰兜</w:t>
            </w:r>
          </w:p>
        </w:tc>
      </w:tr>
      <w:tr w:rsidR="00563547" w14:paraId="04D2B83D" w14:textId="77777777">
        <w:tc>
          <w:tcPr>
            <w:tcW w:w="704" w:type="dxa"/>
          </w:tcPr>
          <w:p w14:paraId="04D2B839" w14:textId="77777777" w:rsidR="00563547" w:rsidRDefault="00184BCF">
            <w:pPr>
              <w:rPr>
                <w:rFonts w:hint="eastAsia"/>
              </w:rPr>
            </w:pPr>
            <w:r>
              <w:rPr>
                <w:rFonts w:hint="eastAsia"/>
              </w:rPr>
              <w:t>3</w:t>
            </w:r>
          </w:p>
        </w:tc>
        <w:tc>
          <w:tcPr>
            <w:tcW w:w="2635" w:type="dxa"/>
          </w:tcPr>
          <w:p w14:paraId="04D2B83A" w14:textId="77777777" w:rsidR="00563547" w:rsidRDefault="00184BCF">
            <w:pPr>
              <w:rPr>
                <w:rFonts w:hint="eastAsia"/>
              </w:rPr>
            </w:pPr>
            <w:r>
              <w:rPr>
                <w:rFonts w:hint="eastAsia"/>
              </w:rPr>
              <w:t>水箱</w:t>
            </w:r>
          </w:p>
        </w:tc>
        <w:tc>
          <w:tcPr>
            <w:tcW w:w="767" w:type="dxa"/>
          </w:tcPr>
          <w:p w14:paraId="04D2B83B" w14:textId="77777777" w:rsidR="00563547" w:rsidRDefault="00184BCF">
            <w:pPr>
              <w:rPr>
                <w:rFonts w:hint="eastAsia"/>
              </w:rPr>
            </w:pPr>
            <w:r>
              <w:rPr>
                <w:rFonts w:hint="eastAsia"/>
              </w:rPr>
              <w:t>8</w:t>
            </w:r>
          </w:p>
        </w:tc>
        <w:tc>
          <w:tcPr>
            <w:tcW w:w="2573" w:type="dxa"/>
          </w:tcPr>
          <w:p w14:paraId="04D2B83C" w14:textId="77777777" w:rsidR="00563547" w:rsidRDefault="00184BCF">
            <w:pPr>
              <w:rPr>
                <w:rFonts w:hint="eastAsia"/>
              </w:rPr>
            </w:pPr>
            <w:r>
              <w:rPr>
                <w:rFonts w:hint="eastAsia"/>
              </w:rPr>
              <w:t>制冰模具</w:t>
            </w:r>
          </w:p>
        </w:tc>
      </w:tr>
      <w:tr w:rsidR="00563547" w14:paraId="04D2B842" w14:textId="77777777">
        <w:tc>
          <w:tcPr>
            <w:tcW w:w="704" w:type="dxa"/>
          </w:tcPr>
          <w:p w14:paraId="04D2B83E" w14:textId="77777777" w:rsidR="00563547" w:rsidRDefault="00184BCF">
            <w:pPr>
              <w:rPr>
                <w:rFonts w:hint="eastAsia"/>
              </w:rPr>
            </w:pPr>
            <w:r>
              <w:rPr>
                <w:rFonts w:hint="eastAsia"/>
              </w:rPr>
              <w:t>4</w:t>
            </w:r>
          </w:p>
        </w:tc>
        <w:tc>
          <w:tcPr>
            <w:tcW w:w="2635" w:type="dxa"/>
          </w:tcPr>
          <w:p w14:paraId="04D2B83F" w14:textId="77777777" w:rsidR="00563547" w:rsidRDefault="00184BCF">
            <w:pPr>
              <w:rPr>
                <w:rFonts w:hint="eastAsia"/>
              </w:rPr>
            </w:pPr>
            <w:r>
              <w:rPr>
                <w:rFonts w:hint="eastAsia"/>
              </w:rPr>
              <w:t>内腔</w:t>
            </w:r>
          </w:p>
        </w:tc>
        <w:tc>
          <w:tcPr>
            <w:tcW w:w="767" w:type="dxa"/>
          </w:tcPr>
          <w:p w14:paraId="04D2B840" w14:textId="77777777" w:rsidR="00563547" w:rsidRDefault="00184BCF">
            <w:pPr>
              <w:rPr>
                <w:rFonts w:hint="eastAsia"/>
              </w:rPr>
            </w:pPr>
            <w:r>
              <w:rPr>
                <w:rFonts w:hint="eastAsia"/>
              </w:rPr>
              <w:t>9</w:t>
            </w:r>
          </w:p>
        </w:tc>
        <w:tc>
          <w:tcPr>
            <w:tcW w:w="2573" w:type="dxa"/>
          </w:tcPr>
          <w:p w14:paraId="04D2B841" w14:textId="77777777" w:rsidR="00563547" w:rsidRDefault="00184BCF">
            <w:pPr>
              <w:rPr>
                <w:rFonts w:hint="eastAsia"/>
              </w:rPr>
            </w:pPr>
            <w:r>
              <w:rPr>
                <w:rFonts w:hint="eastAsia"/>
              </w:rPr>
              <w:t>面盖</w:t>
            </w:r>
          </w:p>
        </w:tc>
      </w:tr>
      <w:tr w:rsidR="00563547" w14:paraId="04D2B847" w14:textId="77777777">
        <w:tc>
          <w:tcPr>
            <w:tcW w:w="704" w:type="dxa"/>
          </w:tcPr>
          <w:p w14:paraId="04D2B843" w14:textId="77777777" w:rsidR="00563547" w:rsidRDefault="00184BCF">
            <w:pPr>
              <w:rPr>
                <w:rFonts w:hint="eastAsia"/>
              </w:rPr>
            </w:pPr>
            <w:r>
              <w:rPr>
                <w:rFonts w:hint="eastAsia"/>
              </w:rPr>
              <w:t>5</w:t>
            </w:r>
          </w:p>
        </w:tc>
        <w:tc>
          <w:tcPr>
            <w:tcW w:w="2635" w:type="dxa"/>
          </w:tcPr>
          <w:p w14:paraId="04D2B844" w14:textId="77777777" w:rsidR="00563547" w:rsidRDefault="00184BCF">
            <w:pPr>
              <w:rPr>
                <w:rFonts w:hint="eastAsia"/>
              </w:rPr>
            </w:pPr>
            <w:r>
              <w:rPr>
                <w:rFonts w:hint="eastAsia"/>
              </w:rPr>
              <w:t>主体外壳</w:t>
            </w:r>
          </w:p>
        </w:tc>
        <w:tc>
          <w:tcPr>
            <w:tcW w:w="767" w:type="dxa"/>
          </w:tcPr>
          <w:p w14:paraId="04D2B845" w14:textId="77777777" w:rsidR="00563547" w:rsidRDefault="00184BCF">
            <w:pPr>
              <w:rPr>
                <w:rFonts w:hint="eastAsia"/>
              </w:rPr>
            </w:pPr>
            <w:r>
              <w:rPr>
                <w:rFonts w:hint="eastAsia"/>
              </w:rPr>
              <w:t>10</w:t>
            </w:r>
          </w:p>
        </w:tc>
        <w:tc>
          <w:tcPr>
            <w:tcW w:w="2573" w:type="dxa"/>
          </w:tcPr>
          <w:p w14:paraId="04D2B846" w14:textId="77777777" w:rsidR="00563547" w:rsidRDefault="00184BCF">
            <w:pPr>
              <w:rPr>
                <w:rFonts w:hint="eastAsia"/>
              </w:rPr>
            </w:pPr>
            <w:r>
              <w:rPr>
                <w:rFonts w:hint="eastAsia"/>
              </w:rPr>
              <w:t>腔盖</w:t>
            </w:r>
          </w:p>
        </w:tc>
      </w:tr>
    </w:tbl>
    <w:tbl>
      <w:tblPr>
        <w:tblStyle w:val="af3"/>
        <w:tblpPr w:leftFromText="180" w:rightFromText="180" w:vertAnchor="text" w:horzAnchor="margin" w:tblpXSpec="right" w:tblpY="1968"/>
        <w:tblW w:w="0" w:type="auto"/>
        <w:tblLook w:val="04A0" w:firstRow="1" w:lastRow="0" w:firstColumn="1" w:lastColumn="0" w:noHBand="0" w:noVBand="1"/>
      </w:tblPr>
      <w:tblGrid>
        <w:gridCol w:w="562"/>
        <w:gridCol w:w="2977"/>
      </w:tblGrid>
      <w:tr w:rsidR="00563547" w:rsidDel="00AA24D6" w14:paraId="04D2B84A" w14:textId="2CBD88DF">
        <w:tc>
          <w:tcPr>
            <w:tcW w:w="562" w:type="dxa"/>
          </w:tcPr>
          <w:p w14:paraId="04D2B848" w14:textId="70E44714" w:rsidR="00563547" w:rsidDel="00AA24D6" w:rsidRDefault="00184BCF">
            <w:pPr>
              <w:rPr>
                <w:moveFrom w:id="341" w:author="Aiden D" w:date="2026-02-04T23:27:00Z" w16du:dateUtc="2026-02-04T15:27:00Z"/>
                <w:rFonts w:hint="eastAsia"/>
              </w:rPr>
            </w:pPr>
            <w:moveFromRangeStart w:id="342" w:author="Aiden D" w:date="2026-02-04T23:27:00Z" w:name="move221140083"/>
            <w:moveFrom w:id="343" w:author="Aiden D" w:date="2026-02-04T23:27:00Z" w16du:dateUtc="2026-02-04T15:27:00Z">
              <w:r w:rsidDel="00AA24D6">
                <w:rPr>
                  <w:rFonts w:hint="eastAsia"/>
                </w:rPr>
                <w:t>11</w:t>
              </w:r>
            </w:moveFrom>
          </w:p>
        </w:tc>
        <w:tc>
          <w:tcPr>
            <w:tcW w:w="2977" w:type="dxa"/>
          </w:tcPr>
          <w:p w14:paraId="04D2B849" w14:textId="174AD441" w:rsidR="00563547" w:rsidDel="00AA24D6" w:rsidRDefault="00184BCF">
            <w:pPr>
              <w:rPr>
                <w:moveFrom w:id="344" w:author="Aiden D" w:date="2026-02-04T23:27:00Z" w16du:dateUtc="2026-02-04T15:27:00Z"/>
                <w:rFonts w:hint="eastAsia"/>
              </w:rPr>
            </w:pPr>
            <w:moveFrom w:id="345" w:author="Aiden D" w:date="2026-02-04T23:27:00Z" w16du:dateUtc="2026-02-04T15:27:00Z">
              <w:r w:rsidDel="00AA24D6">
                <w:rPr>
                  <w:rFonts w:hint="eastAsia"/>
                </w:rPr>
                <w:t>制作</w:t>
              </w:r>
              <w:r w:rsidDel="00AA24D6">
                <w:rPr>
                  <w:rFonts w:hint="eastAsia"/>
                </w:rPr>
                <w:t>1</w:t>
              </w:r>
              <w:r w:rsidDel="00AA24D6">
                <w:rPr>
                  <w:rFonts w:hint="eastAsia"/>
                </w:rPr>
                <w:t>篮冰所需水量（</w:t>
              </w:r>
              <w:r w:rsidDel="00AA24D6">
                <w:rPr>
                  <w:rFonts w:hint="eastAsia"/>
                </w:rPr>
                <w:t>0.750 L</w:t>
              </w:r>
              <w:r w:rsidDel="00AA24D6">
                <w:rPr>
                  <w:rFonts w:hint="eastAsia"/>
                </w:rPr>
                <w:t>）</w:t>
              </w:r>
            </w:moveFrom>
          </w:p>
        </w:tc>
      </w:tr>
      <w:tr w:rsidR="00563547" w:rsidDel="00AA24D6" w14:paraId="04D2B84D" w14:textId="25E80C83">
        <w:tc>
          <w:tcPr>
            <w:tcW w:w="562" w:type="dxa"/>
          </w:tcPr>
          <w:p w14:paraId="04D2B84B" w14:textId="5DCDAA11" w:rsidR="00563547" w:rsidDel="00AA24D6" w:rsidRDefault="00184BCF">
            <w:pPr>
              <w:rPr>
                <w:moveFrom w:id="346" w:author="Aiden D" w:date="2026-02-04T23:27:00Z" w16du:dateUtc="2026-02-04T15:27:00Z"/>
                <w:rFonts w:hint="eastAsia"/>
              </w:rPr>
            </w:pPr>
            <w:moveFrom w:id="347" w:author="Aiden D" w:date="2026-02-04T23:27:00Z" w16du:dateUtc="2026-02-04T15:27:00Z">
              <w:r w:rsidDel="00AA24D6">
                <w:rPr>
                  <w:rFonts w:hint="eastAsia"/>
                </w:rPr>
                <w:t>12</w:t>
              </w:r>
            </w:moveFrom>
          </w:p>
        </w:tc>
        <w:tc>
          <w:tcPr>
            <w:tcW w:w="2977" w:type="dxa"/>
          </w:tcPr>
          <w:p w14:paraId="04D2B84C" w14:textId="131BA079" w:rsidR="00563547" w:rsidDel="00AA24D6" w:rsidRDefault="00184BCF">
            <w:pPr>
              <w:rPr>
                <w:moveFrom w:id="348" w:author="Aiden D" w:date="2026-02-04T23:27:00Z" w16du:dateUtc="2026-02-04T15:27:00Z"/>
                <w:rFonts w:hint="eastAsia"/>
              </w:rPr>
            </w:pPr>
            <w:moveFrom w:id="349" w:author="Aiden D" w:date="2026-02-04T23:27:00Z" w16du:dateUtc="2026-02-04T15:27:00Z">
              <w:r w:rsidDel="00AA24D6">
                <w:rPr>
                  <w:rFonts w:hint="eastAsia"/>
                </w:rPr>
                <w:t>最高水量（</w:t>
              </w:r>
              <w:r w:rsidDel="00AA24D6">
                <w:rPr>
                  <w:rFonts w:hint="eastAsia"/>
                </w:rPr>
                <w:t>1 L</w:t>
              </w:r>
              <w:r w:rsidDel="00AA24D6">
                <w:rPr>
                  <w:rFonts w:hint="eastAsia"/>
                </w:rPr>
                <w:t>）</w:t>
              </w:r>
            </w:moveFrom>
          </w:p>
        </w:tc>
      </w:tr>
    </w:tbl>
    <w:moveFromRangeEnd w:id="342"/>
    <w:p w14:paraId="04D2B84E" w14:textId="77777777" w:rsidR="00563547" w:rsidRDefault="00184BCF">
      <w:pPr>
        <w:rPr>
          <w:ins w:id="350" w:author="Aiden D" w:date="2026-02-04T23:27:00Z" w16du:dateUtc="2026-02-04T15:27:00Z"/>
          <w:rFonts w:hint="eastAsia"/>
        </w:rPr>
      </w:pPr>
      <w:r>
        <w:rPr>
          <w:noProof/>
        </w:rPr>
        <w:lastRenderedPageBreak/>
        <w:drawing>
          <wp:inline distT="0" distB="0" distL="0" distR="0" wp14:anchorId="04D2B94A" wp14:editId="04D2B94B">
            <wp:extent cx="1786890" cy="1793240"/>
            <wp:effectExtent l="0" t="0" r="3810" b="0"/>
            <wp:docPr id="11166876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7674" name="图形 1"/>
                    <pic:cNvPicPr>
                      <a:picLocks noChangeAspect="1"/>
                    </pic:cNvPicPr>
                  </pic:nvPicPr>
                  <pic:blipFill>
                    <a:blip r:embed="rId19" cstate="print">
                      <a:extLst>
                        <a:ext uri="{96DAC541-7B7A-43D3-8B79-37D633B846F1}">
                          <asvg:svgBlip xmlns:asvg="http://schemas.microsoft.com/office/drawing/2016/SVG/main" r:embed="rId20"/>
                        </a:ext>
                      </a:extLst>
                    </a:blip>
                    <a:stretch>
                      <a:fillRect/>
                    </a:stretch>
                  </pic:blipFill>
                  <pic:spPr>
                    <a:xfrm>
                      <a:off x="0" y="0"/>
                      <a:ext cx="1794933" cy="1801208"/>
                    </a:xfrm>
                    <a:prstGeom prst="rect">
                      <a:avLst/>
                    </a:prstGeom>
                  </pic:spPr>
                </pic:pic>
              </a:graphicData>
            </a:graphic>
          </wp:inline>
        </w:drawing>
      </w:r>
    </w:p>
    <w:tbl>
      <w:tblPr>
        <w:tblStyle w:val="af3"/>
        <w:tblpPr w:leftFromText="180" w:rightFromText="180" w:vertAnchor="text" w:horzAnchor="margin" w:tblpY="141"/>
        <w:tblW w:w="0" w:type="auto"/>
        <w:tblLook w:val="04A0" w:firstRow="1" w:lastRow="0" w:firstColumn="1" w:lastColumn="0" w:noHBand="0" w:noVBand="1"/>
      </w:tblPr>
      <w:tblGrid>
        <w:gridCol w:w="562"/>
        <w:gridCol w:w="2977"/>
      </w:tblGrid>
      <w:tr w:rsidR="00AA24D6" w14:paraId="61D18E5D" w14:textId="77777777" w:rsidTr="00AA24D6">
        <w:tc>
          <w:tcPr>
            <w:tcW w:w="562" w:type="dxa"/>
          </w:tcPr>
          <w:p w14:paraId="6689A966" w14:textId="77777777" w:rsidR="00AA24D6" w:rsidRDefault="00AA24D6" w:rsidP="00AA24D6">
            <w:pPr>
              <w:rPr>
                <w:moveTo w:id="351" w:author="Aiden D" w:date="2026-02-04T23:27:00Z" w16du:dateUtc="2026-02-04T15:27:00Z"/>
                <w:rFonts w:hint="eastAsia"/>
              </w:rPr>
            </w:pPr>
            <w:moveToRangeStart w:id="352" w:author="Aiden D" w:date="2026-02-04T23:27:00Z" w:name="move221140083"/>
            <w:moveTo w:id="353" w:author="Aiden D" w:date="2026-02-04T23:27:00Z" w16du:dateUtc="2026-02-04T15:27:00Z">
              <w:r>
                <w:rPr>
                  <w:rFonts w:hint="eastAsia"/>
                </w:rPr>
                <w:t>11</w:t>
              </w:r>
            </w:moveTo>
          </w:p>
        </w:tc>
        <w:tc>
          <w:tcPr>
            <w:tcW w:w="2977" w:type="dxa"/>
          </w:tcPr>
          <w:p w14:paraId="4A34ACAF" w14:textId="77777777" w:rsidR="00AA24D6" w:rsidRDefault="00AA24D6" w:rsidP="00AA24D6">
            <w:pPr>
              <w:rPr>
                <w:moveTo w:id="354" w:author="Aiden D" w:date="2026-02-04T23:27:00Z" w16du:dateUtc="2026-02-04T15:27:00Z"/>
                <w:rFonts w:hint="eastAsia"/>
              </w:rPr>
            </w:pPr>
            <w:moveTo w:id="355" w:author="Aiden D" w:date="2026-02-04T23:27:00Z" w16du:dateUtc="2026-02-04T15:27:00Z">
              <w:r>
                <w:rPr>
                  <w:rFonts w:hint="eastAsia"/>
                </w:rPr>
                <w:t>制作</w:t>
              </w:r>
              <w:r>
                <w:rPr>
                  <w:rFonts w:hint="eastAsia"/>
                </w:rPr>
                <w:t>1</w:t>
              </w:r>
              <w:r>
                <w:rPr>
                  <w:rFonts w:hint="eastAsia"/>
                </w:rPr>
                <w:t>篮冰所需水量（</w:t>
              </w:r>
              <w:r>
                <w:rPr>
                  <w:rFonts w:hint="eastAsia"/>
                </w:rPr>
                <w:t>0.750 L</w:t>
              </w:r>
              <w:r>
                <w:rPr>
                  <w:rFonts w:hint="eastAsia"/>
                </w:rPr>
                <w:t>）</w:t>
              </w:r>
            </w:moveTo>
          </w:p>
        </w:tc>
      </w:tr>
      <w:tr w:rsidR="00AA24D6" w14:paraId="758175D4" w14:textId="77777777" w:rsidTr="00AA24D6">
        <w:tc>
          <w:tcPr>
            <w:tcW w:w="562" w:type="dxa"/>
          </w:tcPr>
          <w:p w14:paraId="3F4F68FE" w14:textId="77777777" w:rsidR="00AA24D6" w:rsidRDefault="00AA24D6" w:rsidP="00AA24D6">
            <w:pPr>
              <w:rPr>
                <w:moveTo w:id="356" w:author="Aiden D" w:date="2026-02-04T23:27:00Z" w16du:dateUtc="2026-02-04T15:27:00Z"/>
                <w:rFonts w:hint="eastAsia"/>
              </w:rPr>
            </w:pPr>
            <w:moveTo w:id="357" w:author="Aiden D" w:date="2026-02-04T23:27:00Z" w16du:dateUtc="2026-02-04T15:27:00Z">
              <w:r>
                <w:rPr>
                  <w:rFonts w:hint="eastAsia"/>
                </w:rPr>
                <w:t>12</w:t>
              </w:r>
            </w:moveTo>
          </w:p>
        </w:tc>
        <w:tc>
          <w:tcPr>
            <w:tcW w:w="2977" w:type="dxa"/>
          </w:tcPr>
          <w:p w14:paraId="647B9EA1" w14:textId="77777777" w:rsidR="00AA24D6" w:rsidRDefault="00AA24D6" w:rsidP="00AA24D6">
            <w:pPr>
              <w:rPr>
                <w:moveTo w:id="358" w:author="Aiden D" w:date="2026-02-04T23:27:00Z" w16du:dateUtc="2026-02-04T15:27:00Z"/>
                <w:rFonts w:hint="eastAsia"/>
              </w:rPr>
            </w:pPr>
            <w:moveTo w:id="359" w:author="Aiden D" w:date="2026-02-04T23:27:00Z" w16du:dateUtc="2026-02-04T15:27:00Z">
              <w:r>
                <w:rPr>
                  <w:rFonts w:hint="eastAsia"/>
                </w:rPr>
                <w:t>最高水量（</w:t>
              </w:r>
              <w:r>
                <w:rPr>
                  <w:rFonts w:hint="eastAsia"/>
                </w:rPr>
                <w:t>1 L</w:t>
              </w:r>
              <w:r>
                <w:rPr>
                  <w:rFonts w:hint="eastAsia"/>
                </w:rPr>
                <w:t>）</w:t>
              </w:r>
            </w:moveTo>
          </w:p>
        </w:tc>
      </w:tr>
      <w:moveToRangeEnd w:id="352"/>
    </w:tbl>
    <w:p w14:paraId="21957096" w14:textId="77777777" w:rsidR="00AA24D6" w:rsidRDefault="00AA24D6">
      <w:pPr>
        <w:rPr>
          <w:ins w:id="360" w:author="Aiden D" w:date="2026-02-04T23:27:00Z" w16du:dateUtc="2026-02-04T15:27:00Z"/>
          <w:rFonts w:hint="eastAsia"/>
        </w:rPr>
      </w:pPr>
    </w:p>
    <w:p w14:paraId="3D34682F" w14:textId="77777777" w:rsidR="00AA24D6" w:rsidRDefault="00AA24D6">
      <w:pPr>
        <w:rPr>
          <w:ins w:id="361" w:author="Aiden D" w:date="2026-02-04T23:27:00Z" w16du:dateUtc="2026-02-04T15:27:00Z"/>
          <w:rFonts w:hint="eastAsia"/>
        </w:rPr>
      </w:pPr>
    </w:p>
    <w:p w14:paraId="4D008A6C" w14:textId="77777777" w:rsidR="00AA24D6" w:rsidRDefault="00AA24D6">
      <w:pPr>
        <w:rPr>
          <w:ins w:id="362" w:author="Aiden D" w:date="2026-02-04T23:27:00Z" w16du:dateUtc="2026-02-04T15:27:00Z"/>
          <w:rFonts w:hint="eastAsia"/>
        </w:rPr>
      </w:pPr>
    </w:p>
    <w:p w14:paraId="58BA5B60" w14:textId="77777777" w:rsidR="00AA24D6" w:rsidRDefault="00AA24D6">
      <w:pPr>
        <w:rPr>
          <w:ins w:id="363" w:author="Aiden" w:date="2026-02-05T09:52:00Z" w16du:dateUtc="2026-02-05T01:52:00Z"/>
        </w:rPr>
      </w:pPr>
    </w:p>
    <w:p w14:paraId="514FBDD4" w14:textId="77777777" w:rsidR="00DA0FE8" w:rsidRDefault="00DA0FE8">
      <w:pPr>
        <w:rPr>
          <w:ins w:id="364" w:author="Aiden D" w:date="2026-02-04T23:27:00Z" w16du:dateUtc="2026-02-04T15:27:00Z"/>
          <w:rFonts w:hint="eastAsia"/>
        </w:rPr>
      </w:pPr>
    </w:p>
    <w:p w14:paraId="32916260" w14:textId="35090DE6" w:rsidR="00AA24D6" w:rsidRDefault="00AA24D6" w:rsidP="00DA0FE8">
      <w:pPr>
        <w:jc w:val="center"/>
        <w:rPr>
          <w:rFonts w:hint="eastAsia"/>
        </w:rPr>
        <w:pPrChange w:id="365" w:author="Aiden" w:date="2026-02-05T09:52:00Z" w16du:dateUtc="2026-02-05T01:52:00Z">
          <w:pPr/>
        </w:pPrChange>
      </w:pPr>
    </w:p>
    <w:p w14:paraId="04D2B84F" w14:textId="77777777" w:rsidR="00563547" w:rsidRDefault="00563547">
      <w:pPr>
        <w:rPr>
          <w:rFonts w:hint="eastAsia"/>
        </w:rPr>
      </w:pPr>
    </w:p>
    <w:p w14:paraId="04D2B850" w14:textId="77777777" w:rsidR="00563547" w:rsidRDefault="00184BCF">
      <w:pPr>
        <w:pStyle w:val="2"/>
        <w:rPr>
          <w:rFonts w:asciiTheme="minorEastAsia" w:hAnsiTheme="minorEastAsia" w:hint="eastAsia"/>
        </w:rPr>
      </w:pPr>
      <w:bookmarkStart w:id="366" w:name="_Toc221140278"/>
      <w:r>
        <w:rPr>
          <w:rFonts w:asciiTheme="minorEastAsia" w:hAnsiTheme="minorEastAsia" w:hint="cs"/>
        </w:rPr>
        <w:t>控制面板</w:t>
      </w:r>
      <w:bookmarkEnd w:id="337"/>
      <w:bookmarkEnd w:id="366"/>
    </w:p>
    <w:p w14:paraId="04D2B851" w14:textId="77777777" w:rsidR="00563547" w:rsidRDefault="00184BCF">
      <w:pPr>
        <w:jc w:val="center"/>
        <w:rPr>
          <w:rFonts w:hint="eastAsia"/>
        </w:rPr>
      </w:pPr>
      <w:r>
        <w:rPr>
          <w:noProof/>
        </w:rPr>
        <w:drawing>
          <wp:inline distT="0" distB="0" distL="0" distR="0" wp14:anchorId="04D2B94C" wp14:editId="04D2B94D">
            <wp:extent cx="3408680" cy="1396365"/>
            <wp:effectExtent l="0" t="0" r="1270" b="0"/>
            <wp:docPr id="1678124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24735" name="图片 1"/>
                    <pic:cNvPicPr>
                      <a:picLocks noChangeAspect="1"/>
                    </pic:cNvPicPr>
                  </pic:nvPicPr>
                  <pic:blipFill>
                    <a:blip r:embed="rId21" cstate="print"/>
                    <a:stretch>
                      <a:fillRect/>
                    </a:stretch>
                  </pic:blipFill>
                  <pic:spPr>
                    <a:xfrm>
                      <a:off x="0" y="0"/>
                      <a:ext cx="3421175" cy="1401408"/>
                    </a:xfrm>
                    <a:prstGeom prst="rect">
                      <a:avLst/>
                    </a:prstGeom>
                  </pic:spPr>
                </pic:pic>
              </a:graphicData>
            </a:graphic>
          </wp:inline>
        </w:drawing>
      </w:r>
    </w:p>
    <w:p w14:paraId="04D2B852" w14:textId="77777777" w:rsidR="00563547" w:rsidRDefault="00184BCF">
      <w:pPr>
        <w:pStyle w:val="3"/>
        <w:rPr>
          <w:rFonts w:asciiTheme="minorEastAsia" w:hAnsiTheme="minorEastAsia" w:hint="eastAsia"/>
          <w:color w:val="auto"/>
        </w:rPr>
      </w:pPr>
      <w:r>
        <w:rPr>
          <w:rFonts w:asciiTheme="minorEastAsia" w:hAnsiTheme="minorEastAsia"/>
          <w:color w:val="auto"/>
        </w:rPr>
        <w:t>Power：电源</w:t>
      </w:r>
      <w:ins w:id="367" w:author="Administrator" w:date="2026-02-04T18:57:00Z">
        <w:r w:rsidR="00BC24BB">
          <w:rPr>
            <w:rFonts w:asciiTheme="minorEastAsia" w:hAnsiTheme="minorEastAsia" w:hint="eastAsia"/>
            <w:color w:val="auto"/>
          </w:rPr>
          <w:t>按</w:t>
        </w:r>
      </w:ins>
      <w:r>
        <w:rPr>
          <w:rFonts w:asciiTheme="minorEastAsia" w:hAnsiTheme="minorEastAsia"/>
          <w:color w:val="auto"/>
        </w:rPr>
        <w:t>键</w:t>
      </w:r>
    </w:p>
    <w:p w14:paraId="04D2B853" w14:textId="77777777" w:rsidR="00563547" w:rsidRDefault="00184BCF">
      <w:pPr>
        <w:pStyle w:val="af9"/>
        <w:numPr>
          <w:ilvl w:val="0"/>
          <w:numId w:val="8"/>
        </w:numPr>
        <w:ind w:firstLineChars="0"/>
        <w:rPr>
          <w:rFonts w:asciiTheme="minorEastAsia" w:hAnsiTheme="minorEastAsia" w:hint="eastAsia"/>
        </w:rPr>
      </w:pPr>
      <w:r>
        <w:rPr>
          <w:rFonts w:asciiTheme="minorEastAsia" w:hAnsiTheme="minorEastAsia" w:hint="eastAsia"/>
        </w:rPr>
        <w:t>关机状态</w:t>
      </w:r>
      <w:r>
        <w:rPr>
          <w:rFonts w:asciiTheme="minorEastAsia" w:hAnsiTheme="minorEastAsia"/>
        </w:rPr>
        <w:t>点击</w:t>
      </w:r>
      <w:ins w:id="368" w:author="tongh" w:date="2026-02-04T17:21:00Z">
        <w:r>
          <w:rPr>
            <w:rFonts w:asciiTheme="minorEastAsia" w:hAnsiTheme="minorEastAsia" w:hint="eastAsia"/>
          </w:rPr>
          <w:t>此</w:t>
        </w:r>
      </w:ins>
      <w:r>
        <w:rPr>
          <w:rFonts w:asciiTheme="minorEastAsia" w:hAnsiTheme="minorEastAsia"/>
        </w:rPr>
        <w:t>按键进入开机</w:t>
      </w:r>
      <w:ins w:id="369" w:author="tongh" w:date="2026-02-04T17:21:00Z">
        <w:r>
          <w:rPr>
            <w:rFonts w:asciiTheme="minorEastAsia" w:hAnsiTheme="minorEastAsia" w:hint="eastAsia"/>
          </w:rPr>
          <w:t>状态</w:t>
        </w:r>
      </w:ins>
      <w:r>
        <w:rPr>
          <w:rFonts w:asciiTheme="minorEastAsia" w:hAnsiTheme="minorEastAsia"/>
        </w:rPr>
        <w:t>，</w:t>
      </w:r>
      <w:del w:id="370" w:author="tongh" w:date="2026-02-04T17:21:00Z">
        <w:r>
          <w:rPr>
            <w:rFonts w:asciiTheme="minorEastAsia" w:hAnsiTheme="minorEastAsia"/>
          </w:rPr>
          <w:delText>然后</w:delText>
        </w:r>
      </w:del>
      <w:r>
        <w:rPr>
          <w:rFonts w:asciiTheme="minorEastAsia" w:hAnsiTheme="minorEastAsia"/>
        </w:rPr>
        <w:t>长按此按键则</w:t>
      </w:r>
      <w:del w:id="371" w:author="tongh" w:date="2026-02-04T17:21:00Z">
        <w:r>
          <w:rPr>
            <w:rFonts w:asciiTheme="minorEastAsia" w:hAnsiTheme="minorEastAsia"/>
          </w:rPr>
          <w:delText>返回</w:delText>
        </w:r>
      </w:del>
      <w:ins w:id="372" w:author="tongh" w:date="2026-02-04T17:21:00Z">
        <w:r>
          <w:rPr>
            <w:rFonts w:asciiTheme="minorEastAsia" w:hAnsiTheme="minorEastAsia" w:hint="eastAsia"/>
          </w:rPr>
          <w:t>进入</w:t>
        </w:r>
      </w:ins>
      <w:r>
        <w:rPr>
          <w:rFonts w:asciiTheme="minorEastAsia" w:hAnsiTheme="minorEastAsia"/>
        </w:rPr>
        <w:t>关机</w:t>
      </w:r>
      <w:ins w:id="373" w:author="tongh" w:date="2026-02-04T17:21:00Z">
        <w:r>
          <w:rPr>
            <w:rFonts w:asciiTheme="minorEastAsia" w:hAnsiTheme="minorEastAsia" w:hint="eastAsia"/>
          </w:rPr>
          <w:t>状态</w:t>
        </w:r>
      </w:ins>
      <w:r>
        <w:rPr>
          <w:rFonts w:asciiTheme="minorEastAsia" w:hAnsiTheme="minorEastAsia" w:hint="eastAsia"/>
        </w:rPr>
        <w:t>。</w:t>
      </w:r>
    </w:p>
    <w:p w14:paraId="04D2B854" w14:textId="77777777" w:rsidR="00563547" w:rsidRDefault="00184BCF">
      <w:pPr>
        <w:pStyle w:val="af9"/>
        <w:numPr>
          <w:ilvl w:val="0"/>
          <w:numId w:val="8"/>
        </w:numPr>
        <w:ind w:firstLineChars="0"/>
        <w:rPr>
          <w:rFonts w:asciiTheme="minorEastAsia" w:hAnsiTheme="minorEastAsia" w:hint="eastAsia"/>
        </w:rPr>
      </w:pPr>
      <w:r>
        <w:rPr>
          <w:rFonts w:asciiTheme="minorEastAsia" w:hAnsiTheme="minorEastAsia" w:hint="eastAsia"/>
        </w:rPr>
        <w:t>在工作中点击此按键终止工作。</w:t>
      </w:r>
    </w:p>
    <w:p w14:paraId="04D2B855" w14:textId="77777777" w:rsidR="00563547" w:rsidRDefault="00184BCF">
      <w:pPr>
        <w:pStyle w:val="3"/>
        <w:rPr>
          <w:rFonts w:asciiTheme="minorEastAsia" w:hAnsiTheme="minorEastAsia" w:hint="eastAsia"/>
          <w:color w:val="auto"/>
        </w:rPr>
      </w:pPr>
      <w:r>
        <w:rPr>
          <w:rFonts w:asciiTheme="minorEastAsia" w:hAnsiTheme="minorEastAsia" w:hint="eastAsia"/>
          <w:color w:val="auto"/>
        </w:rPr>
        <w:t>Make ice：制冰</w:t>
      </w:r>
      <w:ins w:id="374" w:author="Administrator" w:date="2026-02-04T18:57:00Z">
        <w:r w:rsidR="00BC24BB">
          <w:rPr>
            <w:rFonts w:asciiTheme="minorEastAsia" w:hAnsiTheme="minorEastAsia" w:hint="eastAsia"/>
            <w:color w:val="auto"/>
          </w:rPr>
          <w:t>按</w:t>
        </w:r>
      </w:ins>
      <w:r>
        <w:rPr>
          <w:rFonts w:asciiTheme="minorEastAsia" w:hAnsiTheme="minorEastAsia" w:hint="eastAsia"/>
          <w:color w:val="auto"/>
        </w:rPr>
        <w:t>键</w:t>
      </w:r>
    </w:p>
    <w:p w14:paraId="04D2B856" w14:textId="77777777" w:rsidR="00563547" w:rsidRDefault="00184BCF">
      <w:pPr>
        <w:pStyle w:val="af9"/>
        <w:numPr>
          <w:ilvl w:val="0"/>
          <w:numId w:val="9"/>
        </w:numPr>
        <w:ind w:firstLineChars="0"/>
        <w:rPr>
          <w:rFonts w:hint="eastAsia"/>
        </w:rPr>
      </w:pPr>
      <w:r>
        <w:rPr>
          <w:rFonts w:hint="eastAsia"/>
        </w:rPr>
        <w:lastRenderedPageBreak/>
        <w:t>点击此按键可切换选择制冰尺寸，有</w:t>
      </w:r>
      <w:r>
        <w:rPr>
          <w:rFonts w:hint="eastAsia"/>
        </w:rPr>
        <w:t>S/M/L</w:t>
      </w:r>
      <w:r>
        <w:rPr>
          <w:rFonts w:hint="eastAsia"/>
        </w:rPr>
        <w:t>三档可选择。</w:t>
      </w:r>
    </w:p>
    <w:p w14:paraId="04D2B857" w14:textId="33145B84" w:rsidR="00563547" w:rsidRDefault="00184BCF">
      <w:pPr>
        <w:pStyle w:val="af9"/>
        <w:numPr>
          <w:ilvl w:val="0"/>
          <w:numId w:val="9"/>
        </w:numPr>
        <w:ind w:firstLineChars="0"/>
        <w:rPr>
          <w:rFonts w:hint="eastAsia"/>
        </w:rPr>
      </w:pPr>
      <w:r>
        <w:rPr>
          <w:rFonts w:hint="eastAsia"/>
        </w:rPr>
        <w:t>选择完制冰尺寸后，</w:t>
      </w:r>
      <w:del w:id="375" w:author="Aiden D" w:date="2026-02-04T23:25:00Z" w16du:dateUtc="2026-02-04T15:25:00Z">
        <w:r w:rsidDel="00AA24D6">
          <w:rPr>
            <w:rFonts w:hint="eastAsia"/>
          </w:rPr>
          <w:delText>设备</w:delText>
        </w:r>
      </w:del>
      <w:ins w:id="376" w:author="Aiden D" w:date="2026-02-04T23:25:00Z" w16du:dateUtc="2026-02-04T15:25:00Z">
        <w:r w:rsidR="00AA24D6">
          <w:rPr>
            <w:rFonts w:hint="eastAsia"/>
          </w:rPr>
          <w:t>产品</w:t>
        </w:r>
      </w:ins>
      <w:r>
        <w:rPr>
          <w:rFonts w:hint="eastAsia"/>
        </w:rPr>
        <w:t>自动启动制冰。</w:t>
      </w:r>
    </w:p>
    <w:p w14:paraId="04D2B858" w14:textId="77777777" w:rsidR="00563547" w:rsidRDefault="00184BCF">
      <w:pPr>
        <w:pStyle w:val="3"/>
        <w:rPr>
          <w:rFonts w:asciiTheme="minorEastAsia" w:hAnsiTheme="minorEastAsia" w:hint="eastAsia"/>
          <w:color w:val="auto"/>
        </w:rPr>
      </w:pPr>
      <w:r>
        <w:rPr>
          <w:rFonts w:asciiTheme="minorEastAsia" w:hAnsiTheme="minorEastAsia" w:hint="eastAsia"/>
          <w:color w:val="auto"/>
        </w:rPr>
        <w:t>Clean：清洁</w:t>
      </w:r>
      <w:ins w:id="377" w:author="Administrator" w:date="2026-02-04T18:57:00Z">
        <w:r w:rsidR="00BC24BB">
          <w:rPr>
            <w:rFonts w:asciiTheme="minorEastAsia" w:hAnsiTheme="minorEastAsia" w:hint="eastAsia"/>
            <w:color w:val="auto"/>
          </w:rPr>
          <w:t>按</w:t>
        </w:r>
      </w:ins>
      <w:r>
        <w:rPr>
          <w:rFonts w:asciiTheme="minorEastAsia" w:hAnsiTheme="minorEastAsia" w:hint="eastAsia"/>
          <w:color w:val="auto"/>
        </w:rPr>
        <w:t>键</w:t>
      </w:r>
    </w:p>
    <w:p w14:paraId="04D2B859" w14:textId="77777777" w:rsidR="00563547" w:rsidRDefault="00184BCF">
      <w:pPr>
        <w:pStyle w:val="af9"/>
        <w:numPr>
          <w:ilvl w:val="0"/>
          <w:numId w:val="10"/>
        </w:numPr>
        <w:ind w:firstLineChars="0"/>
        <w:rPr>
          <w:rFonts w:hint="eastAsia"/>
        </w:rPr>
      </w:pPr>
      <w:ins w:id="378" w:author="tongh" w:date="2026-02-04T17:21:00Z">
        <w:r>
          <w:rPr>
            <w:rFonts w:hint="eastAsia"/>
          </w:rPr>
          <w:t>点击</w:t>
        </w:r>
      </w:ins>
      <w:r>
        <w:rPr>
          <w:rFonts w:hint="eastAsia"/>
        </w:rPr>
        <w:t>此按键会进入清洁功能，与制冰功能不能同时运作。</w:t>
      </w:r>
    </w:p>
    <w:p w14:paraId="04D2B85A" w14:textId="77777777" w:rsidR="00563547" w:rsidRDefault="00184BCF">
      <w:pPr>
        <w:pStyle w:val="3"/>
        <w:rPr>
          <w:rFonts w:asciiTheme="minorEastAsia" w:hAnsiTheme="minorEastAsia" w:hint="eastAsia"/>
          <w:color w:val="auto"/>
        </w:rPr>
      </w:pPr>
      <w:r>
        <w:rPr>
          <w:rFonts w:asciiTheme="minorEastAsia" w:hAnsiTheme="minorEastAsia" w:hint="eastAsia"/>
          <w:color w:val="auto"/>
        </w:rPr>
        <w:t>警示灯：</w:t>
      </w:r>
    </w:p>
    <w:p w14:paraId="04D2B85B" w14:textId="087ACA82" w:rsidR="00563547" w:rsidRDefault="00184BCF">
      <w:pPr>
        <w:pStyle w:val="af9"/>
        <w:numPr>
          <w:ilvl w:val="0"/>
          <w:numId w:val="11"/>
        </w:numPr>
        <w:ind w:firstLineChars="0"/>
        <w:rPr>
          <w:rFonts w:hint="eastAsia"/>
        </w:rPr>
      </w:pPr>
      <w:r>
        <w:rPr>
          <w:rFonts w:hint="eastAsia"/>
        </w:rPr>
        <w:t>ICE FULL</w:t>
      </w:r>
      <w:r>
        <w:rPr>
          <w:rFonts w:hint="eastAsia"/>
        </w:rPr>
        <w:t>：冰篮已满，</w:t>
      </w:r>
      <w:del w:id="379" w:author="Aiden D" w:date="2026-02-04T23:25:00Z" w16du:dateUtc="2026-02-04T15:25:00Z">
        <w:r w:rsidDel="00AA24D6">
          <w:rPr>
            <w:rFonts w:hint="eastAsia"/>
          </w:rPr>
          <w:delText>设备</w:delText>
        </w:r>
      </w:del>
      <w:ins w:id="380" w:author="Aiden D" w:date="2026-02-04T23:25:00Z" w16du:dateUtc="2026-02-04T15:25:00Z">
        <w:r w:rsidR="00AA24D6">
          <w:rPr>
            <w:rFonts w:hint="eastAsia"/>
          </w:rPr>
          <w:t>产品</w:t>
        </w:r>
      </w:ins>
      <w:r>
        <w:rPr>
          <w:rFonts w:hint="eastAsia"/>
        </w:rPr>
        <w:t>暂停制冰。</w:t>
      </w:r>
    </w:p>
    <w:p w14:paraId="04D2B85C" w14:textId="5E582480" w:rsidR="00563547" w:rsidRDefault="00184BCF">
      <w:pPr>
        <w:pStyle w:val="af9"/>
        <w:numPr>
          <w:ilvl w:val="0"/>
          <w:numId w:val="11"/>
        </w:numPr>
        <w:ind w:firstLineChars="0"/>
        <w:rPr>
          <w:rFonts w:hint="eastAsia"/>
        </w:rPr>
      </w:pPr>
      <w:r>
        <w:rPr>
          <w:rFonts w:hint="eastAsia"/>
        </w:rPr>
        <w:t>ADD WATER</w:t>
      </w:r>
      <w:r>
        <w:rPr>
          <w:rFonts w:hint="eastAsia"/>
        </w:rPr>
        <w:t>：水箱缺水，</w:t>
      </w:r>
      <w:del w:id="381" w:author="Aiden D" w:date="2026-02-04T23:25:00Z" w16du:dateUtc="2026-02-04T15:25:00Z">
        <w:r w:rsidDel="00AA24D6">
          <w:rPr>
            <w:rFonts w:hint="eastAsia"/>
          </w:rPr>
          <w:delText>设备</w:delText>
        </w:r>
      </w:del>
      <w:ins w:id="382" w:author="Aiden D" w:date="2026-02-04T23:25:00Z" w16du:dateUtc="2026-02-04T15:25:00Z">
        <w:r w:rsidR="00AA24D6">
          <w:rPr>
            <w:rFonts w:hint="eastAsia"/>
          </w:rPr>
          <w:t>产品</w:t>
        </w:r>
      </w:ins>
      <w:r>
        <w:rPr>
          <w:rFonts w:hint="eastAsia"/>
        </w:rPr>
        <w:t>暂停制冰。</w:t>
      </w:r>
    </w:p>
    <w:p w14:paraId="04D2B85D" w14:textId="77777777" w:rsidR="00563547" w:rsidRDefault="00563547">
      <w:pPr>
        <w:rPr>
          <w:rFonts w:hint="eastAsia"/>
        </w:rPr>
      </w:pPr>
    </w:p>
    <w:p w14:paraId="04D2B85E" w14:textId="77777777" w:rsidR="00563547" w:rsidRDefault="00184BCF">
      <w:pPr>
        <w:pStyle w:val="1"/>
        <w:rPr>
          <w:rFonts w:hint="eastAsia"/>
          <w:color w:val="auto"/>
        </w:rPr>
      </w:pPr>
      <w:bookmarkStart w:id="383" w:name="_Ref221002575"/>
      <w:bookmarkStart w:id="384" w:name="_Ref221002703"/>
      <w:bookmarkStart w:id="385" w:name="_Toc221140279"/>
      <w:bookmarkEnd w:id="332"/>
      <w:ins w:id="386" w:author="tongh" w:date="2026-02-04T17:35:00Z">
        <w:r>
          <w:rPr>
            <w:rFonts w:hint="eastAsia"/>
            <w:color w:val="auto"/>
          </w:rPr>
          <w:t>产品</w:t>
        </w:r>
      </w:ins>
      <w:commentRangeStart w:id="387"/>
      <w:del w:id="388" w:author="tongh" w:date="2026-02-04T17:35:00Z">
        <w:r>
          <w:rPr>
            <w:rFonts w:hint="eastAsia"/>
            <w:color w:val="auto"/>
          </w:rPr>
          <w:delText>设备</w:delText>
        </w:r>
      </w:del>
      <w:commentRangeEnd w:id="387"/>
      <w:r>
        <w:rPr>
          <w:rStyle w:val="af8"/>
          <w:rFonts w:hint="eastAsia"/>
          <w:color w:val="auto"/>
          <w:szCs w:val="22"/>
        </w:rPr>
        <w:commentReference w:id="387"/>
      </w:r>
      <w:r>
        <w:rPr>
          <w:rFonts w:hint="eastAsia"/>
          <w:color w:val="auto"/>
        </w:rPr>
        <w:t>操作注意事项</w:t>
      </w:r>
      <w:bookmarkEnd w:id="383"/>
      <w:bookmarkEnd w:id="384"/>
      <w:bookmarkEnd w:id="385"/>
    </w:p>
    <w:p w14:paraId="04D2B85F" w14:textId="6E4AE77B" w:rsidR="00563547" w:rsidDel="00CF3B42" w:rsidRDefault="00563547">
      <w:pPr>
        <w:rPr>
          <w:del w:id="389" w:author="Aiden D" w:date="2026-02-04T23:28:00Z" w16du:dateUtc="2026-02-04T15:28:00Z"/>
          <w:rFonts w:asciiTheme="minorEastAsia" w:hAnsiTheme="minorEastAsia" w:hint="eastAsia"/>
        </w:rPr>
      </w:pPr>
    </w:p>
    <w:p w14:paraId="04D2B860" w14:textId="77777777" w:rsidR="00563547" w:rsidRDefault="00184BCF">
      <w:pPr>
        <w:pStyle w:val="2"/>
        <w:rPr>
          <w:rFonts w:hint="eastAsia"/>
        </w:rPr>
      </w:pPr>
      <w:bookmarkStart w:id="390" w:name="_Toc221140280"/>
      <w:r>
        <w:t>子弹冰制作</w:t>
      </w:r>
      <w:r>
        <w:rPr>
          <w:rFonts w:hint="eastAsia"/>
        </w:rPr>
        <w:t>注意</w:t>
      </w:r>
      <w:r>
        <w:t>：</w:t>
      </w:r>
      <w:bookmarkEnd w:id="390"/>
    </w:p>
    <w:p w14:paraId="04D2B861" w14:textId="77777777" w:rsidR="00563547" w:rsidRDefault="00184BCF">
      <w:pPr>
        <w:pStyle w:val="af9"/>
        <w:numPr>
          <w:ilvl w:val="0"/>
          <w:numId w:val="12"/>
        </w:numPr>
        <w:ind w:firstLineChars="0"/>
        <w:rPr>
          <w:rFonts w:asciiTheme="minorEastAsia" w:hAnsiTheme="minorEastAsia" w:hint="eastAsia"/>
        </w:rPr>
      </w:pPr>
      <w:bookmarkStart w:id="391" w:name="_Hlk194327173"/>
      <w:r>
        <w:rPr>
          <w:rFonts w:asciiTheme="minorEastAsia" w:hAnsiTheme="minorEastAsia"/>
        </w:rPr>
        <w:t>使用饮用水即可制冰，且饮用水越纯净则冰越透</w:t>
      </w:r>
      <w:r>
        <w:rPr>
          <w:rFonts w:asciiTheme="minorEastAsia" w:hAnsiTheme="minorEastAsia" w:hint="eastAsia"/>
        </w:rPr>
        <w:t>。但是若想达到理想的透明度，请采用矿物值含量较低的饮用水（总溶解固体含量低于</w:t>
      </w:r>
      <w:commentRangeStart w:id="392"/>
      <w:r>
        <w:rPr>
          <w:rFonts w:asciiTheme="minorEastAsia" w:hAnsiTheme="minorEastAsia" w:hint="eastAsia"/>
        </w:rPr>
        <w:t>200mg/L</w:t>
      </w:r>
      <w:commentRangeEnd w:id="392"/>
      <w:r>
        <w:rPr>
          <w:rStyle w:val="af8"/>
          <w:rFonts w:asciiTheme="minorEastAsia" w:hAnsiTheme="minorEastAsia" w:hint="eastAsia"/>
          <w:sz w:val="18"/>
          <w:szCs w:val="20"/>
        </w:rPr>
        <w:commentReference w:id="392"/>
      </w:r>
      <w:r>
        <w:rPr>
          <w:rFonts w:asciiTheme="minorEastAsia" w:hAnsiTheme="minorEastAsia" w:hint="eastAsia"/>
        </w:rPr>
        <w:t>），市售的纯净饮用水、RO反渗透处理的自来水、深度过滤处理的自来水、部分矿泉水（需留意此类水的包装上的TDS值是否低于200mg/L）等都能满足。</w:t>
      </w:r>
    </w:p>
    <w:p w14:paraId="04D2B862" w14:textId="58EB4C72" w:rsidR="00563547" w:rsidRDefault="00184BCF">
      <w:pPr>
        <w:pStyle w:val="af9"/>
        <w:numPr>
          <w:ilvl w:val="0"/>
          <w:numId w:val="12"/>
        </w:numPr>
        <w:ind w:firstLineChars="0"/>
        <w:rPr>
          <w:rFonts w:asciiTheme="minorEastAsia" w:hAnsiTheme="minorEastAsia" w:hint="eastAsia"/>
        </w:rPr>
      </w:pPr>
      <w:del w:id="393" w:author="Aiden D" w:date="2026-02-04T23:25:00Z" w16du:dateUtc="2026-02-04T15:25:00Z">
        <w:r w:rsidDel="00AA24D6">
          <w:rPr>
            <w:rFonts w:asciiTheme="minorEastAsia" w:hAnsiTheme="minorEastAsia" w:hint="eastAsia"/>
          </w:rPr>
          <w:delText>设备</w:delText>
        </w:r>
      </w:del>
      <w:ins w:id="394" w:author="Aiden D" w:date="2026-02-04T23:25:00Z" w16du:dateUtc="2026-02-04T15:25:00Z">
        <w:r w:rsidR="00AA24D6">
          <w:rPr>
            <w:rFonts w:asciiTheme="minorEastAsia" w:hAnsiTheme="minorEastAsia" w:hint="eastAsia"/>
          </w:rPr>
          <w:t>产品</w:t>
        </w:r>
      </w:ins>
      <w:r>
        <w:rPr>
          <w:rFonts w:asciiTheme="minorEastAsia" w:hAnsiTheme="minorEastAsia" w:hint="eastAsia"/>
        </w:rPr>
        <w:t>在连续制冰过程中，</w:t>
      </w:r>
      <w:ins w:id="395" w:author="tongh" w:date="2026-02-04T17:24:00Z">
        <w:r>
          <w:rPr>
            <w:rFonts w:asciiTheme="minorEastAsia" w:hAnsiTheme="minorEastAsia" w:hint="eastAsia"/>
          </w:rPr>
          <w:t>受到水质、水温、环境温度等因素影响，</w:t>
        </w:r>
      </w:ins>
      <w:r>
        <w:rPr>
          <w:rFonts w:asciiTheme="minorEastAsia" w:hAnsiTheme="minorEastAsia" w:hint="eastAsia"/>
        </w:rPr>
        <w:t>偶尔会出现</w:t>
      </w:r>
      <w:del w:id="396" w:author="tongh" w:date="2026-02-04T17:24:00Z">
        <w:r>
          <w:rPr>
            <w:rFonts w:asciiTheme="minorEastAsia" w:hAnsiTheme="minorEastAsia" w:hint="eastAsia"/>
          </w:rPr>
          <w:delText>1次</w:delText>
        </w:r>
      </w:del>
      <w:r>
        <w:rPr>
          <w:rFonts w:asciiTheme="minorEastAsia" w:hAnsiTheme="minorEastAsia" w:hint="eastAsia"/>
        </w:rPr>
        <w:t>不透明情况，此为正常现象。</w:t>
      </w:r>
    </w:p>
    <w:p w14:paraId="04D2B863" w14:textId="5A5A2003" w:rsidR="00563547" w:rsidRDefault="00184BCF">
      <w:pPr>
        <w:pStyle w:val="af9"/>
        <w:numPr>
          <w:ilvl w:val="0"/>
          <w:numId w:val="12"/>
        </w:numPr>
        <w:ind w:firstLineChars="0"/>
        <w:rPr>
          <w:rFonts w:asciiTheme="minorEastAsia" w:hAnsiTheme="minorEastAsia" w:hint="eastAsia"/>
        </w:rPr>
      </w:pPr>
      <w:r>
        <w:rPr>
          <w:rFonts w:asciiTheme="minorEastAsia" w:hAnsiTheme="minorEastAsia" w:hint="eastAsia"/>
        </w:rPr>
        <w:t>请勿使用有色</w:t>
      </w:r>
      <w:ins w:id="397" w:author="tongh" w:date="2026-02-04T17:25:00Z">
        <w:r>
          <w:rPr>
            <w:rFonts w:asciiTheme="minorEastAsia" w:hAnsiTheme="minorEastAsia" w:hint="eastAsia"/>
          </w:rPr>
          <w:t>、</w:t>
        </w:r>
      </w:ins>
      <w:r>
        <w:rPr>
          <w:rFonts w:asciiTheme="minorEastAsia" w:hAnsiTheme="minorEastAsia" w:hint="eastAsia"/>
        </w:rPr>
        <w:t>有味</w:t>
      </w:r>
      <w:ins w:id="398" w:author="tongh" w:date="2026-02-04T17:25:00Z">
        <w:del w:id="399" w:author="Aiden D" w:date="2026-02-04T23:15:00Z" w16du:dateUtc="2026-02-04T15:15:00Z">
          <w:r w:rsidDel="00420069">
            <w:rPr>
              <w:rFonts w:asciiTheme="minorEastAsia" w:hAnsiTheme="minorEastAsia" w:hint="eastAsia"/>
            </w:rPr>
            <w:delText>或</w:delText>
          </w:r>
        </w:del>
      </w:ins>
      <w:ins w:id="400" w:author="Aiden D" w:date="2026-02-04T23:15:00Z" w16du:dateUtc="2026-02-04T15:15:00Z">
        <w:r w:rsidR="00420069">
          <w:rPr>
            <w:rFonts w:asciiTheme="minorEastAsia" w:hAnsiTheme="minorEastAsia" w:hint="eastAsia"/>
          </w:rPr>
          <w:t>、</w:t>
        </w:r>
      </w:ins>
      <w:commentRangeStart w:id="401"/>
      <w:commentRangeStart w:id="402"/>
      <w:ins w:id="403" w:author="tongh" w:date="2026-02-04T17:25:00Z">
        <w:r>
          <w:rPr>
            <w:rFonts w:asciiTheme="minorEastAsia" w:hAnsiTheme="minorEastAsia" w:hint="eastAsia"/>
          </w:rPr>
          <w:t>有气泡</w:t>
        </w:r>
      </w:ins>
      <w:commentRangeEnd w:id="401"/>
      <w:del w:id="404" w:author="Aiden D" w:date="2026-02-04T23:16:00Z" w16du:dateUtc="2026-02-04T15:16:00Z">
        <w:r w:rsidDel="00EE0337">
          <w:rPr>
            <w:rStyle w:val="af8"/>
            <w:rFonts w:asciiTheme="minorEastAsia" w:hAnsiTheme="minorEastAsia" w:hint="eastAsia"/>
            <w:sz w:val="18"/>
            <w:szCs w:val="20"/>
          </w:rPr>
          <w:commentReference w:id="401"/>
        </w:r>
      </w:del>
      <w:commentRangeEnd w:id="402"/>
      <w:r w:rsidR="00645452">
        <w:rPr>
          <w:rStyle w:val="af8"/>
          <w:rFonts w:asciiTheme="minorEastAsia" w:hAnsiTheme="minorEastAsia" w:hint="eastAsia"/>
          <w:sz w:val="18"/>
          <w:szCs w:val="20"/>
        </w:rPr>
        <w:commentReference w:id="402"/>
      </w:r>
      <w:ins w:id="405" w:author="Aiden D" w:date="2026-02-04T23:16:00Z" w16du:dateUtc="2026-02-04T15:16:00Z">
        <w:r w:rsidR="00EE0337">
          <w:rPr>
            <w:rFonts w:asciiTheme="minorEastAsia" w:hAnsiTheme="minorEastAsia" w:hint="eastAsia"/>
          </w:rPr>
          <w:t>或有过饱和气体</w:t>
        </w:r>
      </w:ins>
      <w:r>
        <w:rPr>
          <w:rFonts w:asciiTheme="minorEastAsia" w:hAnsiTheme="minorEastAsia" w:hint="eastAsia"/>
        </w:rPr>
        <w:t>的饮品制冰，如</w:t>
      </w:r>
      <w:del w:id="406" w:author="Aiden D" w:date="2026-02-04T23:16:00Z" w16du:dateUtc="2026-02-04T15:16:00Z">
        <w:r w:rsidDel="005B3955">
          <w:rPr>
            <w:rFonts w:asciiTheme="minorEastAsia" w:hAnsiTheme="minorEastAsia" w:hint="eastAsia"/>
          </w:rPr>
          <w:delText>汽水、</w:delText>
        </w:r>
      </w:del>
      <w:r>
        <w:rPr>
          <w:rFonts w:asciiTheme="minorEastAsia" w:hAnsiTheme="minorEastAsia" w:hint="eastAsia"/>
        </w:rPr>
        <w:t>茶、果汁、咖啡、牛奶</w:t>
      </w:r>
      <w:ins w:id="407" w:author="tongh" w:date="2026-02-04T17:25:00Z">
        <w:r>
          <w:rPr>
            <w:rFonts w:asciiTheme="minorEastAsia" w:hAnsiTheme="minorEastAsia" w:hint="eastAsia"/>
          </w:rPr>
          <w:t>、</w:t>
        </w:r>
      </w:ins>
      <w:ins w:id="408" w:author="Aiden D" w:date="2026-02-04T23:17:00Z" w16du:dateUtc="2026-02-04T15:17:00Z">
        <w:r w:rsidR="005B3955">
          <w:rPr>
            <w:rFonts w:asciiTheme="minorEastAsia" w:hAnsiTheme="minorEastAsia" w:hint="eastAsia"/>
          </w:rPr>
          <w:t>汽水、</w:t>
        </w:r>
      </w:ins>
      <w:ins w:id="409" w:author="tongh" w:date="2026-02-04T17:25:00Z">
        <w:r>
          <w:rPr>
            <w:rFonts w:asciiTheme="minorEastAsia" w:hAnsiTheme="minorEastAsia" w:hint="eastAsia"/>
          </w:rPr>
          <w:t>苏打水</w:t>
        </w:r>
      </w:ins>
      <w:r>
        <w:rPr>
          <w:rFonts w:asciiTheme="minorEastAsia" w:hAnsiTheme="minorEastAsia" w:hint="eastAsia"/>
        </w:rPr>
        <w:t>等，这类饮品会污染甚至损坏</w:t>
      </w:r>
      <w:del w:id="410" w:author="Aiden D" w:date="2026-02-04T23:25:00Z" w16du:dateUtc="2026-02-04T15:25:00Z">
        <w:r w:rsidDel="00AA24D6">
          <w:rPr>
            <w:rFonts w:asciiTheme="minorEastAsia" w:hAnsiTheme="minorEastAsia" w:hint="eastAsia"/>
          </w:rPr>
          <w:delText>设备</w:delText>
        </w:r>
      </w:del>
      <w:ins w:id="411" w:author="Aiden D" w:date="2026-02-04T23:25:00Z" w16du:dateUtc="2026-02-04T15:25:00Z">
        <w:r w:rsidR="00AA24D6">
          <w:rPr>
            <w:rFonts w:asciiTheme="minorEastAsia" w:hAnsiTheme="minorEastAsia" w:hint="eastAsia"/>
          </w:rPr>
          <w:t>产品</w:t>
        </w:r>
      </w:ins>
      <w:r>
        <w:rPr>
          <w:rFonts w:asciiTheme="minorEastAsia" w:hAnsiTheme="minorEastAsia" w:hint="eastAsia"/>
        </w:rPr>
        <w:t>。</w:t>
      </w:r>
    </w:p>
    <w:bookmarkEnd w:id="391"/>
    <w:p w14:paraId="04D2B864" w14:textId="77777777" w:rsidR="00563547" w:rsidRDefault="00184BCF">
      <w:pPr>
        <w:pStyle w:val="af9"/>
        <w:numPr>
          <w:ilvl w:val="0"/>
          <w:numId w:val="12"/>
        </w:numPr>
        <w:ind w:firstLineChars="0"/>
        <w:rPr>
          <w:rFonts w:asciiTheme="minorEastAsia" w:hAnsiTheme="minorEastAsia" w:hint="eastAsia"/>
        </w:rPr>
      </w:pPr>
      <w:r>
        <w:rPr>
          <w:rFonts w:asciiTheme="minorEastAsia" w:hAnsiTheme="minorEastAsia"/>
        </w:rPr>
        <w:t>子弹冰篮装满冰后，子弹冰制作程序会自动暂停制冰，并发出3声提示音。</w:t>
      </w:r>
    </w:p>
    <w:p w14:paraId="04D2B865" w14:textId="37DA2586" w:rsidR="00563547" w:rsidRDefault="00184BCF">
      <w:pPr>
        <w:pStyle w:val="af9"/>
        <w:numPr>
          <w:ilvl w:val="0"/>
          <w:numId w:val="12"/>
        </w:numPr>
        <w:ind w:firstLineChars="0"/>
        <w:rPr>
          <w:rFonts w:asciiTheme="minorEastAsia" w:hAnsiTheme="minorEastAsia" w:hint="eastAsia"/>
        </w:rPr>
      </w:pPr>
      <w:r>
        <w:rPr>
          <w:rFonts w:asciiTheme="minorEastAsia" w:hAnsiTheme="minorEastAsia"/>
        </w:rPr>
        <w:t>冰篮中满载的子弹冰融化</w:t>
      </w:r>
      <w:ins w:id="412" w:author="tongh" w:date="2026-02-04T17:26:00Z">
        <w:r>
          <w:rPr>
            <w:rFonts w:asciiTheme="minorEastAsia" w:hAnsiTheme="minorEastAsia" w:hint="eastAsia"/>
          </w:rPr>
          <w:t>或被取走</w:t>
        </w:r>
      </w:ins>
      <w:r>
        <w:rPr>
          <w:rFonts w:asciiTheme="minorEastAsia" w:hAnsiTheme="minorEastAsia"/>
        </w:rPr>
        <w:t>后，</w:t>
      </w:r>
      <w:del w:id="413" w:author="tongh" w:date="2026-02-04T17:26:00Z">
        <w:r>
          <w:rPr>
            <w:rFonts w:asciiTheme="minorEastAsia" w:hAnsiTheme="minorEastAsia"/>
          </w:rPr>
          <w:delText>或者将子弹冰取走，</w:delText>
        </w:r>
      </w:del>
      <w:del w:id="414" w:author="Aiden D" w:date="2026-02-04T23:25:00Z" w16du:dateUtc="2026-02-04T15:25:00Z">
        <w:r w:rsidDel="00AA24D6">
          <w:rPr>
            <w:rFonts w:asciiTheme="minorEastAsia" w:hAnsiTheme="minorEastAsia"/>
          </w:rPr>
          <w:delText>设备</w:delText>
        </w:r>
      </w:del>
      <w:ins w:id="415" w:author="Aiden D" w:date="2026-02-04T23:25:00Z" w16du:dateUtc="2026-02-04T15:25:00Z">
        <w:r w:rsidR="00AA24D6">
          <w:rPr>
            <w:rFonts w:asciiTheme="minorEastAsia" w:hAnsiTheme="minorEastAsia"/>
          </w:rPr>
          <w:t>产品</w:t>
        </w:r>
      </w:ins>
      <w:r>
        <w:rPr>
          <w:rFonts w:asciiTheme="minorEastAsia" w:hAnsiTheme="minorEastAsia"/>
        </w:rPr>
        <w:t>会重新启动制作子弹冰</w:t>
      </w:r>
      <w:r>
        <w:rPr>
          <w:rFonts w:asciiTheme="minorEastAsia" w:hAnsiTheme="minorEastAsia" w:hint="eastAsia"/>
        </w:rPr>
        <w:t>。</w:t>
      </w:r>
    </w:p>
    <w:p w14:paraId="04D2B866" w14:textId="175D77E4" w:rsidR="00563547" w:rsidRDefault="00184BCF">
      <w:pPr>
        <w:pStyle w:val="af9"/>
        <w:numPr>
          <w:ilvl w:val="0"/>
          <w:numId w:val="12"/>
        </w:numPr>
        <w:ind w:firstLineChars="0"/>
        <w:rPr>
          <w:rFonts w:asciiTheme="minorEastAsia" w:hAnsiTheme="minorEastAsia" w:hint="eastAsia"/>
        </w:rPr>
      </w:pPr>
      <w:r>
        <w:rPr>
          <w:rFonts w:asciiTheme="minorEastAsia" w:hAnsiTheme="minorEastAsia" w:hint="eastAsia"/>
        </w:rPr>
        <w:t>三种尺寸的子弹冰不能同时制作，但可在制冰途中点击</w:t>
      </w:r>
      <w:ins w:id="416" w:author="tongh" w:date="2026-02-04T17:27:00Z">
        <w:r>
          <w:rPr>
            <w:rFonts w:asciiTheme="minorEastAsia" w:hAnsiTheme="minorEastAsia" w:hint="eastAsia"/>
          </w:rPr>
          <w:t>选中</w:t>
        </w:r>
      </w:ins>
      <w:r>
        <w:rPr>
          <w:rFonts w:asciiTheme="minorEastAsia" w:hAnsiTheme="minorEastAsia" w:hint="eastAsia"/>
        </w:rPr>
        <w:t>另一个尺寸的子弹冰按键进行制冰切换，</w:t>
      </w:r>
      <w:del w:id="417" w:author="Aiden D" w:date="2026-02-04T23:25:00Z" w16du:dateUtc="2026-02-04T15:25:00Z">
        <w:r w:rsidDel="00AA24D6">
          <w:rPr>
            <w:rFonts w:asciiTheme="minorEastAsia" w:hAnsiTheme="minorEastAsia" w:hint="eastAsia"/>
          </w:rPr>
          <w:delText>设备</w:delText>
        </w:r>
      </w:del>
      <w:ins w:id="418" w:author="Aiden D" w:date="2026-02-04T23:25:00Z" w16du:dateUtc="2026-02-04T15:25:00Z">
        <w:r w:rsidR="00AA24D6">
          <w:rPr>
            <w:rFonts w:asciiTheme="minorEastAsia" w:hAnsiTheme="minorEastAsia" w:hint="eastAsia"/>
          </w:rPr>
          <w:t>产品</w:t>
        </w:r>
      </w:ins>
      <w:r>
        <w:rPr>
          <w:rFonts w:asciiTheme="minorEastAsia" w:hAnsiTheme="minorEastAsia" w:hint="eastAsia"/>
        </w:rPr>
        <w:t>会按新选择的尺寸制冰。</w:t>
      </w:r>
    </w:p>
    <w:p w14:paraId="04D2B867" w14:textId="77777777" w:rsidR="00563547" w:rsidRDefault="00563547">
      <w:pPr>
        <w:rPr>
          <w:rFonts w:asciiTheme="minorEastAsia" w:hAnsiTheme="minorEastAsia" w:hint="eastAsia"/>
        </w:rPr>
      </w:pPr>
    </w:p>
    <w:p w14:paraId="04D2B868" w14:textId="77777777" w:rsidR="00563547" w:rsidRDefault="00184BCF">
      <w:pPr>
        <w:pStyle w:val="2"/>
        <w:rPr>
          <w:rFonts w:asciiTheme="minorEastAsia" w:hAnsiTheme="minorEastAsia" w:hint="eastAsia"/>
        </w:rPr>
      </w:pPr>
      <w:bookmarkStart w:id="419" w:name="_Ref221002723"/>
      <w:bookmarkStart w:id="420" w:name="_Ref221002585"/>
      <w:bookmarkStart w:id="421" w:name="_Toc221140281"/>
      <w:r>
        <w:rPr>
          <w:rFonts w:asciiTheme="minorEastAsia" w:hAnsiTheme="minorEastAsia" w:hint="eastAsia"/>
        </w:rPr>
        <w:t>如何清洁</w:t>
      </w:r>
      <w:bookmarkEnd w:id="419"/>
      <w:bookmarkEnd w:id="420"/>
      <w:bookmarkEnd w:id="421"/>
    </w:p>
    <w:p w14:paraId="04D2B869" w14:textId="7D0D932A" w:rsidR="00563547" w:rsidRDefault="00184BCF">
      <w:pPr>
        <w:pStyle w:val="af9"/>
        <w:numPr>
          <w:ilvl w:val="0"/>
          <w:numId w:val="13"/>
        </w:numPr>
        <w:ind w:firstLineChars="0"/>
        <w:rPr>
          <w:rFonts w:asciiTheme="minorEastAsia" w:hAnsiTheme="minorEastAsia" w:hint="eastAsia"/>
        </w:rPr>
      </w:pPr>
      <w:bookmarkStart w:id="422" w:name="_Ref221002541"/>
      <w:r>
        <w:rPr>
          <w:rFonts w:asciiTheme="minorEastAsia" w:hAnsiTheme="minorEastAsia"/>
        </w:rPr>
        <w:t>请在以下情形中遵循</w:t>
      </w:r>
      <w:del w:id="423" w:author="Aiden D" w:date="2026-02-04T23:25:00Z" w16du:dateUtc="2026-02-04T15:25:00Z">
        <w:r w:rsidDel="00AA24D6">
          <w:rPr>
            <w:rFonts w:asciiTheme="minorEastAsia" w:hAnsiTheme="minorEastAsia"/>
          </w:rPr>
          <w:delText>设备</w:delText>
        </w:r>
      </w:del>
      <w:ins w:id="424" w:author="Aiden D" w:date="2026-02-04T23:25:00Z" w16du:dateUtc="2026-02-04T15:25:00Z">
        <w:r w:rsidR="00AA24D6">
          <w:rPr>
            <w:rFonts w:asciiTheme="minorEastAsia" w:hAnsiTheme="minorEastAsia"/>
          </w:rPr>
          <w:t>产品</w:t>
        </w:r>
      </w:ins>
      <w:r>
        <w:rPr>
          <w:rFonts w:asciiTheme="minorEastAsia" w:hAnsiTheme="minorEastAsia"/>
        </w:rPr>
        <w:t>清洁指引</w:t>
      </w:r>
      <w:bookmarkEnd w:id="422"/>
    </w:p>
    <w:p w14:paraId="04D2B86A" w14:textId="6BE7F22F" w:rsidR="00563547" w:rsidRDefault="00184BCF">
      <w:pPr>
        <w:pStyle w:val="af9"/>
        <w:numPr>
          <w:ilvl w:val="1"/>
          <w:numId w:val="13"/>
        </w:numPr>
        <w:ind w:firstLineChars="0"/>
        <w:rPr>
          <w:rFonts w:asciiTheme="minorEastAsia" w:hAnsiTheme="minorEastAsia" w:hint="eastAsia"/>
        </w:rPr>
      </w:pPr>
      <w:r>
        <w:rPr>
          <w:rFonts w:asciiTheme="minorEastAsia" w:hAnsiTheme="minorEastAsia"/>
        </w:rPr>
        <w:t>在</w:t>
      </w:r>
      <w:del w:id="425" w:author="Aiden D" w:date="2026-02-04T23:25:00Z" w16du:dateUtc="2026-02-04T15:25:00Z">
        <w:r w:rsidDel="00AA24D6">
          <w:rPr>
            <w:rFonts w:asciiTheme="minorEastAsia" w:hAnsiTheme="minorEastAsia"/>
          </w:rPr>
          <w:delText>设备</w:delText>
        </w:r>
      </w:del>
      <w:ins w:id="426" w:author="Aiden D" w:date="2026-02-04T23:25:00Z" w16du:dateUtc="2026-02-04T15:25:00Z">
        <w:r w:rsidR="00AA24D6">
          <w:rPr>
            <w:rFonts w:asciiTheme="minorEastAsia" w:hAnsiTheme="minorEastAsia"/>
          </w:rPr>
          <w:t>产品</w:t>
        </w:r>
      </w:ins>
      <w:r>
        <w:rPr>
          <w:rFonts w:asciiTheme="minorEastAsia" w:hAnsiTheme="minorEastAsia"/>
        </w:rPr>
        <w:t>第一次使用前。</w:t>
      </w:r>
    </w:p>
    <w:p w14:paraId="04D2B86B" w14:textId="77777777" w:rsidR="00563547" w:rsidRDefault="00184BCF">
      <w:pPr>
        <w:pStyle w:val="af9"/>
        <w:numPr>
          <w:ilvl w:val="1"/>
          <w:numId w:val="13"/>
        </w:numPr>
        <w:ind w:firstLineChars="0"/>
        <w:rPr>
          <w:rFonts w:asciiTheme="minorEastAsia" w:hAnsiTheme="minorEastAsia" w:hint="eastAsia"/>
        </w:rPr>
      </w:pPr>
      <w:r>
        <w:rPr>
          <w:rFonts w:asciiTheme="minorEastAsia" w:hAnsiTheme="minorEastAsia"/>
        </w:rPr>
        <w:t>在日常使用时。</w:t>
      </w:r>
    </w:p>
    <w:p w14:paraId="04D2B86C" w14:textId="2E0712C1" w:rsidR="00563547" w:rsidRDefault="00184BCF">
      <w:pPr>
        <w:pStyle w:val="af9"/>
        <w:numPr>
          <w:ilvl w:val="1"/>
          <w:numId w:val="13"/>
        </w:numPr>
        <w:ind w:firstLineChars="0"/>
        <w:rPr>
          <w:rFonts w:asciiTheme="minorEastAsia" w:hAnsiTheme="minorEastAsia" w:hint="eastAsia"/>
        </w:rPr>
      </w:pPr>
      <w:r>
        <w:rPr>
          <w:rFonts w:asciiTheme="minorEastAsia" w:hAnsiTheme="minorEastAsia"/>
        </w:rPr>
        <w:t>在储存</w:t>
      </w:r>
      <w:del w:id="427" w:author="Aiden D" w:date="2026-02-04T23:22:00Z" w16du:dateUtc="2026-02-04T15:22:00Z">
        <w:r w:rsidDel="001B4B13">
          <w:rPr>
            <w:rFonts w:asciiTheme="minorEastAsia" w:hAnsiTheme="minorEastAsia"/>
          </w:rPr>
          <w:delText>设备</w:delText>
        </w:r>
      </w:del>
      <w:ins w:id="428" w:author="Aiden D" w:date="2026-02-04T23:22:00Z" w16du:dateUtc="2026-02-04T15:22:00Z">
        <w:r w:rsidR="001B4B13">
          <w:rPr>
            <w:rFonts w:asciiTheme="minorEastAsia" w:hAnsiTheme="minorEastAsia"/>
          </w:rPr>
          <w:t>产品</w:t>
        </w:r>
      </w:ins>
      <w:r>
        <w:rPr>
          <w:rFonts w:asciiTheme="minorEastAsia" w:hAnsiTheme="minorEastAsia"/>
        </w:rPr>
        <w:t>前。</w:t>
      </w:r>
    </w:p>
    <w:p w14:paraId="04D2B86D" w14:textId="77777777" w:rsidR="00563547" w:rsidRDefault="00184BCF">
      <w:pPr>
        <w:pStyle w:val="af9"/>
        <w:numPr>
          <w:ilvl w:val="0"/>
          <w:numId w:val="13"/>
        </w:numPr>
        <w:ind w:firstLineChars="0"/>
        <w:rPr>
          <w:rFonts w:asciiTheme="minorEastAsia" w:hAnsiTheme="minorEastAsia" w:hint="eastAsia"/>
        </w:rPr>
      </w:pPr>
      <w:bookmarkStart w:id="429" w:name="_Ref221002416"/>
      <w:r>
        <w:rPr>
          <w:rFonts w:asciiTheme="minorEastAsia" w:hAnsiTheme="minorEastAsia" w:hint="eastAsia"/>
        </w:rPr>
        <w:lastRenderedPageBreak/>
        <w:t>首次使用或日常使用前清洁</w:t>
      </w:r>
      <w:bookmarkEnd w:id="429"/>
    </w:p>
    <w:p w14:paraId="04D2B86E" w14:textId="5CE54F4F" w:rsidR="00563547" w:rsidRDefault="00184BCF">
      <w:pPr>
        <w:pStyle w:val="af9"/>
        <w:numPr>
          <w:ilvl w:val="1"/>
          <w:numId w:val="13"/>
        </w:numPr>
        <w:ind w:firstLineChars="0"/>
        <w:rPr>
          <w:rFonts w:asciiTheme="minorEastAsia" w:hAnsiTheme="minorEastAsia" w:hint="eastAsia"/>
        </w:rPr>
      </w:pPr>
      <w:r>
        <w:rPr>
          <w:rFonts w:asciiTheme="minorEastAsia" w:hAnsiTheme="minorEastAsia"/>
        </w:rPr>
        <w:t>将</w:t>
      </w:r>
      <w:del w:id="430" w:author="Aiden D" w:date="2026-02-04T23:22:00Z" w16du:dateUtc="2026-02-04T15:22:00Z">
        <w:r w:rsidDel="001B4B13">
          <w:rPr>
            <w:rFonts w:asciiTheme="minorEastAsia" w:hAnsiTheme="minorEastAsia"/>
          </w:rPr>
          <w:delText>设备</w:delText>
        </w:r>
      </w:del>
      <w:ins w:id="431" w:author="Aiden D" w:date="2026-02-04T23:22:00Z" w16du:dateUtc="2026-02-04T15:22:00Z">
        <w:r w:rsidR="001B4B13">
          <w:rPr>
            <w:rFonts w:asciiTheme="minorEastAsia" w:hAnsiTheme="minorEastAsia"/>
          </w:rPr>
          <w:t>产品</w:t>
        </w:r>
      </w:ins>
      <w:r>
        <w:rPr>
          <w:rFonts w:asciiTheme="minorEastAsia" w:hAnsiTheme="minorEastAsia"/>
        </w:rPr>
        <w:t>放置在水槽旁边。</w:t>
      </w:r>
    </w:p>
    <w:p w14:paraId="04D2B86F" w14:textId="77777777" w:rsidR="00563547" w:rsidRDefault="00184BCF">
      <w:pPr>
        <w:pStyle w:val="af9"/>
        <w:numPr>
          <w:ilvl w:val="1"/>
          <w:numId w:val="13"/>
        </w:numPr>
        <w:ind w:firstLineChars="0"/>
        <w:rPr>
          <w:rFonts w:asciiTheme="minorEastAsia" w:hAnsiTheme="minorEastAsia" w:hint="eastAsia"/>
        </w:rPr>
      </w:pPr>
      <w:del w:id="432" w:author="tongh" w:date="2026-02-04T17:27:00Z">
        <w:r>
          <w:rPr>
            <w:rFonts w:asciiTheme="minorEastAsia" w:hAnsiTheme="minorEastAsia"/>
          </w:rPr>
          <w:delText>给</w:delText>
        </w:r>
      </w:del>
      <w:ins w:id="433" w:author="tongh" w:date="2026-02-04T17:27:00Z">
        <w:r>
          <w:rPr>
            <w:rFonts w:asciiTheme="minorEastAsia" w:hAnsiTheme="minorEastAsia" w:hint="eastAsia"/>
          </w:rPr>
          <w:t>清洁</w:t>
        </w:r>
      </w:ins>
      <w:r>
        <w:rPr>
          <w:rFonts w:asciiTheme="minorEastAsia" w:hAnsiTheme="minorEastAsia"/>
        </w:rPr>
        <w:t>子弹冰模具和制冰兜</w:t>
      </w:r>
      <w:del w:id="434" w:author="tongh" w:date="2026-02-04T17:27:00Z">
        <w:r>
          <w:rPr>
            <w:rFonts w:asciiTheme="minorEastAsia" w:hAnsiTheme="minorEastAsia"/>
          </w:rPr>
          <w:delText>清洁</w:delText>
        </w:r>
      </w:del>
      <w:r>
        <w:rPr>
          <w:rFonts w:asciiTheme="minorEastAsia" w:hAnsiTheme="minorEastAsia"/>
        </w:rPr>
        <w:t>：</w:t>
      </w:r>
    </w:p>
    <w:p w14:paraId="04D2B870" w14:textId="77777777" w:rsidR="00563547" w:rsidRDefault="00184BCF">
      <w:pPr>
        <w:pStyle w:val="af9"/>
        <w:numPr>
          <w:ilvl w:val="2"/>
          <w:numId w:val="13"/>
        </w:numPr>
        <w:ind w:firstLineChars="0"/>
        <w:rPr>
          <w:rFonts w:asciiTheme="minorEastAsia" w:hAnsiTheme="minorEastAsia" w:hint="eastAsia"/>
        </w:rPr>
      </w:pPr>
      <w:r>
        <w:rPr>
          <w:rFonts w:asciiTheme="minorEastAsia" w:hAnsiTheme="minorEastAsia"/>
        </w:rPr>
        <w:t>取出</w:t>
      </w:r>
      <w:r>
        <w:rPr>
          <w:rFonts w:asciiTheme="minorEastAsia" w:hAnsiTheme="minorEastAsia" w:hint="eastAsia"/>
        </w:rPr>
        <w:t>冰篮和水箱</w:t>
      </w:r>
      <w:r>
        <w:rPr>
          <w:rFonts w:asciiTheme="minorEastAsia" w:hAnsiTheme="minorEastAsia"/>
        </w:rPr>
        <w:t>。</w:t>
      </w:r>
    </w:p>
    <w:p w14:paraId="04D2B871" w14:textId="7BBFAB48" w:rsidR="00563547" w:rsidRDefault="00184BCF">
      <w:pPr>
        <w:pStyle w:val="af9"/>
        <w:numPr>
          <w:ilvl w:val="2"/>
          <w:numId w:val="13"/>
        </w:numPr>
        <w:ind w:firstLineChars="0"/>
        <w:rPr>
          <w:rFonts w:asciiTheme="minorEastAsia" w:hAnsiTheme="minorEastAsia" w:hint="eastAsia"/>
        </w:rPr>
      </w:pPr>
      <w:r>
        <w:rPr>
          <w:rFonts w:asciiTheme="minorEastAsia" w:hAnsiTheme="minorEastAsia"/>
        </w:rPr>
        <w:t>给</w:t>
      </w:r>
      <w:del w:id="435" w:author="Aiden D" w:date="2026-02-04T23:22:00Z" w16du:dateUtc="2026-02-04T15:22:00Z">
        <w:r w:rsidDel="001B4B13">
          <w:rPr>
            <w:rFonts w:asciiTheme="minorEastAsia" w:hAnsiTheme="minorEastAsia"/>
          </w:rPr>
          <w:delText>设备</w:delText>
        </w:r>
      </w:del>
      <w:ins w:id="436" w:author="Aiden D" w:date="2026-02-04T23:22:00Z" w16du:dateUtc="2026-02-04T15:22:00Z">
        <w:r w:rsidR="001B4B13">
          <w:rPr>
            <w:rFonts w:asciiTheme="minorEastAsia" w:hAnsiTheme="minorEastAsia"/>
          </w:rPr>
          <w:t>产品</w:t>
        </w:r>
      </w:ins>
      <w:r>
        <w:rPr>
          <w:rFonts w:asciiTheme="minorEastAsia" w:hAnsiTheme="minorEastAsia"/>
        </w:rPr>
        <w:t>子弹冰水箱加水到刻度线位置。</w:t>
      </w:r>
    </w:p>
    <w:p w14:paraId="04D2B872" w14:textId="3447D01B" w:rsidR="00563547" w:rsidRDefault="00184BCF">
      <w:pPr>
        <w:pStyle w:val="af9"/>
        <w:numPr>
          <w:ilvl w:val="2"/>
          <w:numId w:val="13"/>
        </w:numPr>
        <w:ind w:firstLineChars="0"/>
        <w:rPr>
          <w:rFonts w:asciiTheme="minorEastAsia" w:hAnsiTheme="minorEastAsia" w:hint="eastAsia"/>
        </w:rPr>
      </w:pPr>
      <w:r>
        <w:rPr>
          <w:rFonts w:asciiTheme="minorEastAsia" w:hAnsiTheme="minorEastAsia"/>
        </w:rPr>
        <w:t>放回子弹冰篮并关闭</w:t>
      </w:r>
      <w:r>
        <w:rPr>
          <w:rFonts w:asciiTheme="minorEastAsia" w:hAnsiTheme="minorEastAsia" w:hint="eastAsia"/>
        </w:rPr>
        <w:t>腔盖</w:t>
      </w:r>
      <w:r>
        <w:rPr>
          <w:rFonts w:asciiTheme="minorEastAsia" w:hAnsiTheme="minorEastAsia"/>
        </w:rPr>
        <w:t>，然后给</w:t>
      </w:r>
      <w:del w:id="437" w:author="Aiden D" w:date="2026-02-04T23:22:00Z" w16du:dateUtc="2026-02-04T15:22:00Z">
        <w:r w:rsidDel="001B4B13">
          <w:rPr>
            <w:rFonts w:asciiTheme="minorEastAsia" w:hAnsiTheme="minorEastAsia"/>
          </w:rPr>
          <w:delText>设备</w:delText>
        </w:r>
      </w:del>
      <w:ins w:id="438" w:author="Aiden D" w:date="2026-02-04T23:22:00Z" w16du:dateUtc="2026-02-04T15:22:00Z">
        <w:r w:rsidR="001B4B13">
          <w:rPr>
            <w:rFonts w:asciiTheme="minorEastAsia" w:hAnsiTheme="minorEastAsia"/>
          </w:rPr>
          <w:t>产品</w:t>
        </w:r>
      </w:ins>
      <w:r>
        <w:rPr>
          <w:rFonts w:asciiTheme="minorEastAsia" w:hAnsiTheme="minorEastAsia"/>
        </w:rPr>
        <w:t>通电。</w:t>
      </w:r>
    </w:p>
    <w:p w14:paraId="04D2B873" w14:textId="6386ACC6" w:rsidR="00563547" w:rsidRDefault="00184BCF">
      <w:pPr>
        <w:pStyle w:val="af9"/>
        <w:numPr>
          <w:ilvl w:val="2"/>
          <w:numId w:val="13"/>
        </w:numPr>
        <w:ind w:firstLineChars="0"/>
        <w:rPr>
          <w:rFonts w:asciiTheme="minorEastAsia" w:hAnsiTheme="minorEastAsia" w:hint="eastAsia"/>
        </w:rPr>
      </w:pPr>
      <w:r>
        <w:rPr>
          <w:rFonts w:asciiTheme="minorEastAsia" w:hAnsiTheme="minorEastAsia"/>
        </w:rPr>
        <w:t>点击“Clean”按键 ，按键灯点亮为白灯，</w:t>
      </w:r>
      <w:del w:id="439" w:author="Aiden D" w:date="2026-02-04T23:22:00Z" w16du:dateUtc="2026-02-04T15:22:00Z">
        <w:r w:rsidDel="001B4B13">
          <w:rPr>
            <w:rFonts w:asciiTheme="minorEastAsia" w:hAnsiTheme="minorEastAsia"/>
          </w:rPr>
          <w:delText>设备</w:delText>
        </w:r>
      </w:del>
      <w:ins w:id="440" w:author="Aiden D" w:date="2026-02-04T23:22:00Z" w16du:dateUtc="2026-02-04T15:22:00Z">
        <w:r w:rsidR="001B4B13">
          <w:rPr>
            <w:rFonts w:asciiTheme="minorEastAsia" w:hAnsiTheme="minorEastAsia"/>
          </w:rPr>
          <w:t>产品</w:t>
        </w:r>
      </w:ins>
      <w:r>
        <w:rPr>
          <w:rFonts w:asciiTheme="minorEastAsia" w:hAnsiTheme="minorEastAsia"/>
        </w:rPr>
        <w:t>自动清洁子弹冰制冰兜和制冰模。</w:t>
      </w:r>
    </w:p>
    <w:p w14:paraId="04D2B874" w14:textId="77777777" w:rsidR="00563547" w:rsidRDefault="00184BCF">
      <w:pPr>
        <w:pStyle w:val="af9"/>
        <w:numPr>
          <w:ilvl w:val="2"/>
          <w:numId w:val="13"/>
        </w:numPr>
        <w:ind w:firstLineChars="0"/>
        <w:rPr>
          <w:rFonts w:asciiTheme="minorEastAsia" w:hAnsiTheme="minorEastAsia" w:hint="eastAsia"/>
        </w:rPr>
      </w:pPr>
      <w:r>
        <w:rPr>
          <w:rFonts w:asciiTheme="minorEastAsia" w:hAnsiTheme="minorEastAsia"/>
        </w:rPr>
        <w:t>清洁完成后，按键灯</w:t>
      </w:r>
      <w:r>
        <w:rPr>
          <w:rFonts w:asciiTheme="minorEastAsia" w:hAnsiTheme="minorEastAsia" w:hint="eastAsia"/>
        </w:rPr>
        <w:t>熄灭</w:t>
      </w:r>
      <w:r>
        <w:rPr>
          <w:rFonts w:asciiTheme="minorEastAsia" w:hAnsiTheme="minorEastAsia"/>
        </w:rPr>
        <w:t>，</w:t>
      </w:r>
      <w:r>
        <w:rPr>
          <w:rFonts w:asciiTheme="minorEastAsia" w:hAnsiTheme="minorEastAsia" w:hint="eastAsia"/>
        </w:rPr>
        <w:t>并</w:t>
      </w:r>
      <w:r>
        <w:rPr>
          <w:rFonts w:asciiTheme="minorEastAsia" w:hAnsiTheme="minorEastAsia"/>
        </w:rPr>
        <w:t>退出清洁模式。</w:t>
      </w:r>
    </w:p>
    <w:p w14:paraId="04D2B875" w14:textId="77777777" w:rsidR="00563547" w:rsidRDefault="00184BCF">
      <w:pPr>
        <w:pStyle w:val="af9"/>
        <w:numPr>
          <w:ilvl w:val="2"/>
          <w:numId w:val="13"/>
        </w:numPr>
        <w:ind w:firstLineChars="0"/>
        <w:rPr>
          <w:rFonts w:asciiTheme="minorEastAsia" w:hAnsiTheme="minorEastAsia" w:hint="eastAsia"/>
        </w:rPr>
      </w:pPr>
      <w:r>
        <w:rPr>
          <w:rFonts w:asciiTheme="minorEastAsia" w:hAnsiTheme="minorEastAsia" w:hint="eastAsia"/>
        </w:rPr>
        <w:t>将子弹冰水箱取出，并将内部的水倒掉。</w:t>
      </w:r>
    </w:p>
    <w:p w14:paraId="04D2B876" w14:textId="77777777" w:rsidR="00563547" w:rsidRDefault="00184BCF">
      <w:pPr>
        <w:pStyle w:val="af9"/>
        <w:numPr>
          <w:ilvl w:val="0"/>
          <w:numId w:val="13"/>
        </w:numPr>
        <w:ind w:firstLineChars="0"/>
        <w:rPr>
          <w:rFonts w:asciiTheme="minorEastAsia" w:hAnsiTheme="minorEastAsia" w:hint="eastAsia"/>
        </w:rPr>
      </w:pPr>
      <w:bookmarkStart w:id="441" w:name="_Ref221002754"/>
      <w:r>
        <w:rPr>
          <w:rFonts w:asciiTheme="minorEastAsia" w:hAnsiTheme="minorEastAsia"/>
        </w:rPr>
        <w:t>储存前的清洁：</w:t>
      </w:r>
      <w:bookmarkEnd w:id="441"/>
    </w:p>
    <w:p w14:paraId="04D2B877" w14:textId="77777777" w:rsidR="00563547" w:rsidRDefault="00184BCF">
      <w:pPr>
        <w:pStyle w:val="af9"/>
        <w:numPr>
          <w:ilvl w:val="1"/>
          <w:numId w:val="13"/>
        </w:numPr>
        <w:ind w:firstLineChars="0"/>
        <w:rPr>
          <w:rFonts w:asciiTheme="minorEastAsia" w:hAnsiTheme="minorEastAsia" w:hint="eastAsia"/>
        </w:rPr>
      </w:pPr>
      <w:r>
        <w:rPr>
          <w:rFonts w:asciiTheme="minorEastAsia" w:hAnsiTheme="minorEastAsia"/>
        </w:rPr>
        <w:t>请取出子弹冰冰篮</w:t>
      </w:r>
      <w:r>
        <w:rPr>
          <w:rFonts w:asciiTheme="minorEastAsia" w:hAnsiTheme="minorEastAsia" w:hint="eastAsia"/>
        </w:rPr>
        <w:t>和水箱</w:t>
      </w:r>
      <w:r>
        <w:rPr>
          <w:rFonts w:asciiTheme="minorEastAsia" w:hAnsiTheme="minorEastAsia"/>
        </w:rPr>
        <w:t>，并倒掉剩余的子弹冰</w:t>
      </w:r>
      <w:r>
        <w:rPr>
          <w:rFonts w:asciiTheme="minorEastAsia" w:hAnsiTheme="minorEastAsia" w:hint="eastAsia"/>
        </w:rPr>
        <w:t>和水。</w:t>
      </w:r>
    </w:p>
    <w:p w14:paraId="04D2B878" w14:textId="78BCA111" w:rsidR="00563547" w:rsidRDefault="00184BCF">
      <w:pPr>
        <w:pStyle w:val="af9"/>
        <w:numPr>
          <w:ilvl w:val="1"/>
          <w:numId w:val="13"/>
        </w:numPr>
        <w:ind w:firstLineChars="0"/>
        <w:rPr>
          <w:rFonts w:asciiTheme="minorEastAsia" w:hAnsiTheme="minorEastAsia" w:hint="eastAsia"/>
        </w:rPr>
      </w:pPr>
      <w:r>
        <w:rPr>
          <w:rFonts w:asciiTheme="minorEastAsia" w:hAnsiTheme="minorEastAsia" w:hint="eastAsia"/>
        </w:rPr>
        <w:t>将</w:t>
      </w:r>
      <w:del w:id="442" w:author="Aiden D" w:date="2026-02-04T23:22:00Z" w16du:dateUtc="2026-02-04T15:22:00Z">
        <w:r w:rsidDel="001B4B13">
          <w:rPr>
            <w:rFonts w:asciiTheme="minorEastAsia" w:hAnsiTheme="minorEastAsia" w:hint="eastAsia"/>
          </w:rPr>
          <w:delText>设备</w:delText>
        </w:r>
      </w:del>
      <w:ins w:id="443" w:author="Aiden D" w:date="2026-02-04T23:22:00Z" w16du:dateUtc="2026-02-04T15:22:00Z">
        <w:r w:rsidR="001B4B13">
          <w:rPr>
            <w:rFonts w:asciiTheme="minorEastAsia" w:hAnsiTheme="minorEastAsia" w:hint="eastAsia"/>
          </w:rPr>
          <w:t>产品</w:t>
        </w:r>
      </w:ins>
      <w:r>
        <w:rPr>
          <w:rFonts w:asciiTheme="minorEastAsia" w:hAnsiTheme="minorEastAsia" w:hint="eastAsia"/>
        </w:rPr>
        <w:t>放置到水槽旁，将</w:t>
      </w:r>
      <w:del w:id="444" w:author="Aiden D" w:date="2026-02-04T23:22:00Z" w16du:dateUtc="2026-02-04T15:22:00Z">
        <w:r w:rsidDel="001B4B13">
          <w:rPr>
            <w:rFonts w:asciiTheme="minorEastAsia" w:hAnsiTheme="minorEastAsia" w:hint="eastAsia"/>
          </w:rPr>
          <w:delText>设备</w:delText>
        </w:r>
      </w:del>
      <w:ins w:id="445" w:author="Aiden D" w:date="2026-02-04T23:22:00Z" w16du:dateUtc="2026-02-04T15:22:00Z">
        <w:r w:rsidR="001B4B13">
          <w:rPr>
            <w:rFonts w:asciiTheme="minorEastAsia" w:hAnsiTheme="minorEastAsia" w:hint="eastAsia"/>
          </w:rPr>
          <w:t>产品</w:t>
        </w:r>
      </w:ins>
      <w:r>
        <w:rPr>
          <w:rFonts w:asciiTheme="minorEastAsia" w:hAnsiTheme="minorEastAsia" w:hint="eastAsia"/>
        </w:rPr>
        <w:t>底部的排水孔对准水槽。</w:t>
      </w:r>
    </w:p>
    <w:p w14:paraId="04D2B879" w14:textId="2210B12A" w:rsidR="00563547" w:rsidRDefault="00184BCF">
      <w:pPr>
        <w:pStyle w:val="af9"/>
        <w:numPr>
          <w:ilvl w:val="1"/>
          <w:numId w:val="13"/>
        </w:numPr>
        <w:ind w:firstLineChars="0"/>
        <w:rPr>
          <w:rFonts w:asciiTheme="minorEastAsia" w:hAnsiTheme="minorEastAsia" w:hint="eastAsia"/>
        </w:rPr>
      </w:pPr>
      <w:r>
        <w:rPr>
          <w:rFonts w:asciiTheme="minorEastAsia" w:hAnsiTheme="minorEastAsia" w:hint="eastAsia"/>
        </w:rPr>
        <w:t>将</w:t>
      </w:r>
      <w:del w:id="446" w:author="Aiden D" w:date="2026-02-04T23:22:00Z" w16du:dateUtc="2026-02-04T15:22:00Z">
        <w:r w:rsidDel="001B4B13">
          <w:rPr>
            <w:rFonts w:asciiTheme="minorEastAsia" w:hAnsiTheme="minorEastAsia" w:hint="eastAsia"/>
          </w:rPr>
          <w:delText>设备</w:delText>
        </w:r>
      </w:del>
      <w:ins w:id="447" w:author="Aiden D" w:date="2026-02-04T23:22:00Z" w16du:dateUtc="2026-02-04T15:22:00Z">
        <w:r w:rsidR="001B4B13">
          <w:rPr>
            <w:rFonts w:asciiTheme="minorEastAsia" w:hAnsiTheme="minorEastAsia" w:hint="eastAsia"/>
          </w:rPr>
          <w:t>产品</w:t>
        </w:r>
      </w:ins>
      <w:r>
        <w:rPr>
          <w:rFonts w:asciiTheme="minorEastAsia" w:hAnsiTheme="minorEastAsia" w:hint="eastAsia"/>
        </w:rPr>
        <w:t>底部的排水孔塞松脱（见下图），让子弹冰内腔的水排干。</w:t>
      </w:r>
    </w:p>
    <w:p w14:paraId="04D2B87A" w14:textId="77777777" w:rsidR="00563547" w:rsidRDefault="00184BCF">
      <w:pPr>
        <w:jc w:val="center"/>
        <w:rPr>
          <w:rFonts w:asciiTheme="minorEastAsia" w:hAnsiTheme="minorEastAsia" w:hint="eastAsia"/>
        </w:rPr>
      </w:pPr>
      <w:r>
        <w:rPr>
          <w:noProof/>
        </w:rPr>
        <w:drawing>
          <wp:inline distT="0" distB="0" distL="0" distR="0" wp14:anchorId="04D2B94E" wp14:editId="04D2B94F">
            <wp:extent cx="3865880" cy="1779270"/>
            <wp:effectExtent l="0" t="0" r="1270" b="0"/>
            <wp:docPr id="10805194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19407" name="图形 1"/>
                    <pic:cNvPicPr>
                      <a:picLocks noChangeAspect="1"/>
                    </pic:cNvPicPr>
                  </pic:nvPicPr>
                  <pic:blipFill>
                    <a:blip r:embed="rId23" cstate="print">
                      <a:extLst>
                        <a:ext uri="{96DAC541-7B7A-43D3-8B79-37D633B846F1}">
                          <asvg:svgBlip xmlns:asvg="http://schemas.microsoft.com/office/drawing/2016/SVG/main" r:embed="rId24"/>
                        </a:ext>
                      </a:extLst>
                    </a:blip>
                    <a:srcRect t="26507" b="15272"/>
                    <a:stretch>
                      <a:fillRect/>
                    </a:stretch>
                  </pic:blipFill>
                  <pic:spPr>
                    <a:xfrm>
                      <a:off x="0" y="0"/>
                      <a:ext cx="3869131" cy="1781157"/>
                    </a:xfrm>
                    <a:prstGeom prst="rect">
                      <a:avLst/>
                    </a:prstGeom>
                  </pic:spPr>
                </pic:pic>
              </a:graphicData>
            </a:graphic>
          </wp:inline>
        </w:drawing>
      </w:r>
    </w:p>
    <w:p w14:paraId="04D2B87B" w14:textId="77777777" w:rsidR="00563547" w:rsidRDefault="00184BCF">
      <w:pPr>
        <w:pStyle w:val="af9"/>
        <w:numPr>
          <w:ilvl w:val="1"/>
          <w:numId w:val="13"/>
        </w:numPr>
        <w:ind w:firstLineChars="0"/>
        <w:rPr>
          <w:rFonts w:asciiTheme="minorEastAsia" w:hAnsiTheme="minorEastAsia" w:hint="eastAsia"/>
        </w:rPr>
      </w:pPr>
      <w:r>
        <w:rPr>
          <w:rFonts w:asciiTheme="minorEastAsia" w:hAnsiTheme="minorEastAsia"/>
        </w:rPr>
        <w:t>用干净的干布或厨房纸擦干冰篮、冰模、水箱</w:t>
      </w:r>
      <w:r>
        <w:rPr>
          <w:rFonts w:asciiTheme="minorEastAsia" w:hAnsiTheme="minorEastAsia" w:hint="eastAsia"/>
        </w:rPr>
        <w:t>、内腔壁、内腔底部接水口</w:t>
      </w:r>
      <w:r>
        <w:rPr>
          <w:rFonts w:asciiTheme="minorEastAsia" w:hAnsiTheme="minorEastAsia"/>
        </w:rPr>
        <w:t>的</w:t>
      </w:r>
      <w:r>
        <w:rPr>
          <w:rFonts w:asciiTheme="minorEastAsia" w:hAnsiTheme="minorEastAsia" w:hint="eastAsia"/>
        </w:rPr>
        <w:t>残余</w:t>
      </w:r>
      <w:r>
        <w:rPr>
          <w:rFonts w:asciiTheme="minorEastAsia" w:hAnsiTheme="minorEastAsia"/>
        </w:rPr>
        <w:t>水分。</w:t>
      </w:r>
    </w:p>
    <w:p w14:paraId="04D2B87C" w14:textId="77777777" w:rsidR="00563547" w:rsidRDefault="00184BCF">
      <w:pPr>
        <w:pStyle w:val="af9"/>
        <w:ind w:left="680" w:firstLineChars="0" w:firstLine="0"/>
        <w:rPr>
          <w:rFonts w:asciiTheme="minorEastAsia" w:hAnsiTheme="minorEastAsia" w:hint="eastAsia"/>
        </w:rPr>
      </w:pPr>
      <w:r>
        <w:rPr>
          <w:noProof/>
        </w:rPr>
        <w:drawing>
          <wp:inline distT="0" distB="0" distL="0" distR="0" wp14:anchorId="04D2B950" wp14:editId="04D2B951">
            <wp:extent cx="933450" cy="1190625"/>
            <wp:effectExtent l="0" t="0" r="0" b="9525"/>
            <wp:docPr id="44990439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04396" name="图形 1"/>
                    <pic:cNvPicPr>
                      <a:picLocks noChangeAspect="1"/>
                    </pic:cNvPicPr>
                  </pic:nvPicPr>
                  <pic:blipFill>
                    <a:blip r:embed="rId25" cstate="print">
                      <a:extLst>
                        <a:ext uri="{96DAC541-7B7A-43D3-8B79-37D633B846F1}">
                          <asvg:svgBlip xmlns:asvg="http://schemas.microsoft.com/office/drawing/2016/SVG/main" r:embed="rId26"/>
                        </a:ext>
                      </a:extLst>
                    </a:blip>
                    <a:stretch>
                      <a:fillRect/>
                    </a:stretch>
                  </pic:blipFill>
                  <pic:spPr>
                    <a:xfrm>
                      <a:off x="0" y="0"/>
                      <a:ext cx="933450" cy="1190625"/>
                    </a:xfrm>
                    <a:prstGeom prst="rect">
                      <a:avLst/>
                    </a:prstGeom>
                  </pic:spPr>
                </pic:pic>
              </a:graphicData>
            </a:graphic>
          </wp:inline>
        </w:drawing>
      </w:r>
      <w:r>
        <w:rPr>
          <w:rFonts w:asciiTheme="minorEastAsia" w:hAnsiTheme="minorEastAsia" w:hint="eastAsia"/>
          <w:i/>
          <w:iCs/>
        </w:rPr>
        <w:t>内腔底部接水口位置</w:t>
      </w:r>
    </w:p>
    <w:p w14:paraId="04D2B87D" w14:textId="3319C75D" w:rsidR="00563547" w:rsidRDefault="00184BCF">
      <w:pPr>
        <w:pStyle w:val="af9"/>
        <w:numPr>
          <w:ilvl w:val="1"/>
          <w:numId w:val="13"/>
        </w:numPr>
        <w:ind w:firstLineChars="0"/>
        <w:rPr>
          <w:rFonts w:asciiTheme="minorEastAsia" w:hAnsiTheme="minorEastAsia" w:hint="eastAsia"/>
        </w:rPr>
      </w:pPr>
      <w:r>
        <w:rPr>
          <w:rFonts w:asciiTheme="minorEastAsia" w:hAnsiTheme="minorEastAsia"/>
        </w:rPr>
        <w:lastRenderedPageBreak/>
        <w:t>保持</w:t>
      </w:r>
      <w:r>
        <w:rPr>
          <w:rFonts w:asciiTheme="minorEastAsia" w:hAnsiTheme="minorEastAsia" w:hint="eastAsia"/>
        </w:rPr>
        <w:t>腔盖</w:t>
      </w:r>
      <w:r>
        <w:rPr>
          <w:rFonts w:asciiTheme="minorEastAsia" w:hAnsiTheme="minorEastAsia"/>
        </w:rPr>
        <w:t>打开</w:t>
      </w:r>
      <w:r>
        <w:rPr>
          <w:rFonts w:asciiTheme="minorEastAsia" w:hAnsiTheme="minorEastAsia" w:hint="eastAsia"/>
        </w:rPr>
        <w:t>，并将</w:t>
      </w:r>
      <w:del w:id="448" w:author="Aiden D" w:date="2026-02-04T23:22:00Z" w16du:dateUtc="2026-02-04T15:22:00Z">
        <w:r w:rsidDel="001B4B13">
          <w:rPr>
            <w:rFonts w:asciiTheme="minorEastAsia" w:hAnsiTheme="minorEastAsia" w:hint="eastAsia"/>
          </w:rPr>
          <w:delText>设备</w:delText>
        </w:r>
      </w:del>
      <w:ins w:id="449" w:author="Aiden D" w:date="2026-02-04T23:22:00Z" w16du:dateUtc="2026-02-04T15:22:00Z">
        <w:r w:rsidR="001B4B13">
          <w:rPr>
            <w:rFonts w:asciiTheme="minorEastAsia" w:hAnsiTheme="minorEastAsia" w:hint="eastAsia"/>
          </w:rPr>
          <w:t>产品</w:t>
        </w:r>
      </w:ins>
      <w:r>
        <w:rPr>
          <w:rFonts w:asciiTheme="minorEastAsia" w:hAnsiTheme="minorEastAsia" w:hint="eastAsia"/>
        </w:rPr>
        <w:t>放在通风干燥处干燥</w:t>
      </w:r>
      <w:del w:id="450" w:author="Administrator" w:date="2026-02-04T18:53:00Z">
        <w:r w:rsidDel="00057ADB">
          <w:rPr>
            <w:rFonts w:asciiTheme="minorEastAsia" w:hAnsiTheme="minorEastAsia" w:hint="eastAsia"/>
          </w:rPr>
          <w:delText>48</w:delText>
        </w:r>
        <w:r w:rsidDel="00057ADB">
          <w:rPr>
            <w:rFonts w:asciiTheme="minorEastAsia" w:hAnsiTheme="minorEastAsia"/>
          </w:rPr>
          <w:delText>个小时</w:delText>
        </w:r>
      </w:del>
      <w:r>
        <w:rPr>
          <w:rFonts w:asciiTheme="minorEastAsia" w:hAnsiTheme="minorEastAsia"/>
        </w:rPr>
        <w:t>。</w:t>
      </w:r>
    </w:p>
    <w:p w14:paraId="04D2B87E" w14:textId="7AC8AB38" w:rsidR="00563547" w:rsidRDefault="00184BCF">
      <w:pPr>
        <w:pStyle w:val="af9"/>
        <w:numPr>
          <w:ilvl w:val="1"/>
          <w:numId w:val="13"/>
        </w:numPr>
        <w:ind w:firstLineChars="0"/>
        <w:rPr>
          <w:rFonts w:asciiTheme="minorEastAsia" w:hAnsiTheme="minorEastAsia" w:hint="eastAsia"/>
        </w:rPr>
      </w:pPr>
      <w:r>
        <w:rPr>
          <w:rFonts w:asciiTheme="minorEastAsia" w:hAnsiTheme="minorEastAsia"/>
        </w:rPr>
        <w:t>关闭</w:t>
      </w:r>
      <w:r>
        <w:rPr>
          <w:rFonts w:asciiTheme="minorEastAsia" w:hAnsiTheme="minorEastAsia" w:hint="eastAsia"/>
        </w:rPr>
        <w:t>腔盖</w:t>
      </w:r>
      <w:r>
        <w:rPr>
          <w:rFonts w:asciiTheme="minorEastAsia" w:hAnsiTheme="minorEastAsia"/>
        </w:rPr>
        <w:t>，并将</w:t>
      </w:r>
      <w:del w:id="451" w:author="Aiden D" w:date="2026-02-04T23:22:00Z" w16du:dateUtc="2026-02-04T15:22:00Z">
        <w:r w:rsidDel="001B4B13">
          <w:rPr>
            <w:rFonts w:asciiTheme="minorEastAsia" w:hAnsiTheme="minorEastAsia"/>
          </w:rPr>
          <w:delText>设备</w:delText>
        </w:r>
      </w:del>
      <w:ins w:id="452" w:author="Aiden D" w:date="2026-02-04T23:22:00Z" w16du:dateUtc="2026-02-04T15:22:00Z">
        <w:r w:rsidR="001B4B13">
          <w:rPr>
            <w:rFonts w:asciiTheme="minorEastAsia" w:hAnsiTheme="minorEastAsia"/>
          </w:rPr>
          <w:t>产品</w:t>
        </w:r>
      </w:ins>
      <w:r>
        <w:rPr>
          <w:rFonts w:asciiTheme="minorEastAsia" w:hAnsiTheme="minorEastAsia"/>
        </w:rPr>
        <w:t>放置于儿童接触不到的位置。</w:t>
      </w:r>
    </w:p>
    <w:p w14:paraId="04D2B87F" w14:textId="0EED04CE" w:rsidR="00563547" w:rsidRPr="00CF3B42" w:rsidDel="00CF3B42" w:rsidRDefault="00563547">
      <w:pPr>
        <w:ind w:left="227"/>
        <w:rPr>
          <w:del w:id="453" w:author="Aiden D" w:date="2026-02-04T23:28:00Z" w16du:dateUtc="2026-02-04T15:28:00Z"/>
          <w:rFonts w:asciiTheme="minorEastAsia" w:hAnsiTheme="minorEastAsia" w:hint="eastAsia"/>
          <w:rPrChange w:id="454" w:author="Aiden D" w:date="2026-02-04T23:28:00Z" w16du:dateUtc="2026-02-04T15:28:00Z">
            <w:rPr>
              <w:del w:id="455" w:author="Aiden D" w:date="2026-02-04T23:28:00Z" w16du:dateUtc="2026-02-04T15:28:00Z"/>
              <w:rFonts w:hint="eastAsia"/>
            </w:rPr>
          </w:rPrChange>
        </w:rPr>
        <w:pPrChange w:id="456" w:author="Aiden D" w:date="2026-02-04T23:28:00Z" w16du:dateUtc="2026-02-04T15:28:00Z">
          <w:pPr/>
        </w:pPrChange>
      </w:pPr>
    </w:p>
    <w:p w14:paraId="04D2B880" w14:textId="09B70216" w:rsidR="00563547" w:rsidRPr="00CF3B42" w:rsidRDefault="00184BCF">
      <w:pPr>
        <w:ind w:left="227"/>
        <w:rPr>
          <w:rFonts w:hint="eastAsia"/>
          <w:rPrChange w:id="457" w:author="Aiden D" w:date="2026-02-04T23:28:00Z" w16du:dateUtc="2026-02-04T15:28:00Z">
            <w:rPr>
              <w:rFonts w:asciiTheme="minorEastAsia" w:hAnsiTheme="minorEastAsia" w:hint="eastAsia"/>
              <w:caps/>
              <w:spacing w:val="15"/>
              <w:sz w:val="21"/>
              <w:szCs w:val="22"/>
            </w:rPr>
          </w:rPrChange>
        </w:rPr>
        <w:pPrChange w:id="458" w:author="Aiden D" w:date="2026-02-04T23:28:00Z" w16du:dateUtc="2026-02-04T15:28:00Z">
          <w:pPr/>
        </w:pPrChange>
      </w:pPr>
      <w:del w:id="459" w:author="Aiden D" w:date="2026-02-04T23:28:00Z" w16du:dateUtc="2026-02-04T15:28:00Z">
        <w:r w:rsidDel="00CF3B42">
          <w:rPr>
            <w:rFonts w:hint="eastAsia"/>
          </w:rPr>
          <w:br w:type="page"/>
        </w:r>
      </w:del>
    </w:p>
    <w:p w14:paraId="04D2B881" w14:textId="77777777" w:rsidR="00563547" w:rsidRDefault="00184BCF">
      <w:pPr>
        <w:pStyle w:val="1"/>
        <w:rPr>
          <w:rFonts w:asciiTheme="minorEastAsia" w:hAnsiTheme="minorEastAsia" w:hint="eastAsia"/>
          <w:color w:val="auto"/>
        </w:rPr>
      </w:pPr>
      <w:bookmarkStart w:id="460" w:name="_Toc221140282"/>
      <w:r>
        <w:rPr>
          <w:rFonts w:asciiTheme="minorEastAsia" w:hAnsiTheme="minorEastAsia"/>
          <w:color w:val="auto"/>
        </w:rPr>
        <w:t>产品操作指引</w:t>
      </w:r>
      <w:bookmarkEnd w:id="460"/>
    </w:p>
    <w:p w14:paraId="04D2B882" w14:textId="241F32AC" w:rsidR="00563547" w:rsidDel="00CF3B42" w:rsidRDefault="00563547">
      <w:pPr>
        <w:rPr>
          <w:del w:id="461" w:author="Aiden D" w:date="2026-02-04T23:28:00Z" w16du:dateUtc="2026-02-04T15:28:00Z"/>
          <w:rFonts w:asciiTheme="minorEastAsia" w:hAnsiTheme="minorEastAsia" w:hint="eastAsia"/>
        </w:rPr>
      </w:pPr>
    </w:p>
    <w:p w14:paraId="04D2B883" w14:textId="77777777" w:rsidR="00563547" w:rsidRDefault="00184BCF">
      <w:pPr>
        <w:pStyle w:val="2"/>
        <w:rPr>
          <w:rFonts w:asciiTheme="minorEastAsia" w:hAnsiTheme="minorEastAsia" w:hint="eastAsia"/>
        </w:rPr>
      </w:pPr>
      <w:bookmarkStart w:id="462" w:name="_Toc221140283"/>
      <w:r>
        <w:rPr>
          <w:rFonts w:asciiTheme="minorEastAsia" w:hAnsiTheme="minorEastAsia" w:hint="cs"/>
        </w:rPr>
        <w:t>工作前准备</w:t>
      </w:r>
      <w:bookmarkEnd w:id="462"/>
    </w:p>
    <w:p w14:paraId="04D2B884" w14:textId="3C95E8AE" w:rsidR="00563547" w:rsidRDefault="00184BCF">
      <w:pPr>
        <w:pStyle w:val="af9"/>
        <w:numPr>
          <w:ilvl w:val="0"/>
          <w:numId w:val="14"/>
        </w:numPr>
        <w:ind w:firstLineChars="0"/>
        <w:rPr>
          <w:rFonts w:asciiTheme="minorEastAsia" w:hAnsiTheme="minorEastAsia" w:hint="eastAsia"/>
        </w:rPr>
      </w:pPr>
      <w:bookmarkStart w:id="463" w:name="_Hlk151384234"/>
      <w:r>
        <w:rPr>
          <w:rFonts w:asciiTheme="minorEastAsia" w:hAnsiTheme="minorEastAsia"/>
        </w:rPr>
        <w:t>务必将</w:t>
      </w:r>
      <w:del w:id="464" w:author="Aiden D" w:date="2026-02-04T23:22:00Z" w16du:dateUtc="2026-02-04T15:22:00Z">
        <w:r w:rsidDel="001B4B13">
          <w:rPr>
            <w:rFonts w:asciiTheme="minorEastAsia" w:hAnsiTheme="minorEastAsia"/>
          </w:rPr>
          <w:delText>设备</w:delText>
        </w:r>
      </w:del>
      <w:ins w:id="465" w:author="Aiden D" w:date="2026-02-04T23:22:00Z" w16du:dateUtc="2026-02-04T15:22:00Z">
        <w:r w:rsidR="001B4B13">
          <w:rPr>
            <w:rFonts w:asciiTheme="minorEastAsia" w:hAnsiTheme="minorEastAsia"/>
          </w:rPr>
          <w:t>产品</w:t>
        </w:r>
      </w:ins>
      <w:r>
        <w:rPr>
          <w:rFonts w:asciiTheme="minorEastAsia" w:hAnsiTheme="minorEastAsia"/>
        </w:rPr>
        <w:t>放置在平整稳固的平面，且</w:t>
      </w:r>
      <w:del w:id="466" w:author="Aiden D" w:date="2026-02-04T23:22:00Z" w16du:dateUtc="2026-02-04T15:22:00Z">
        <w:r w:rsidDel="001B4B13">
          <w:rPr>
            <w:rFonts w:asciiTheme="minorEastAsia" w:hAnsiTheme="minorEastAsia"/>
          </w:rPr>
          <w:delText>设备</w:delText>
        </w:r>
      </w:del>
      <w:ins w:id="467" w:author="Aiden D" w:date="2026-02-04T23:22:00Z" w16du:dateUtc="2026-02-04T15:22:00Z">
        <w:r w:rsidR="001B4B13">
          <w:rPr>
            <w:rFonts w:asciiTheme="minorEastAsia" w:hAnsiTheme="minorEastAsia"/>
          </w:rPr>
          <w:t>产品</w:t>
        </w:r>
      </w:ins>
      <w:r>
        <w:rPr>
          <w:rFonts w:asciiTheme="minorEastAsia" w:hAnsiTheme="minorEastAsia"/>
        </w:rPr>
        <w:t>背部和右侧散热孔处，不能放置任何东西，以免阻挡散热，</w:t>
      </w:r>
      <w:del w:id="468" w:author="Aiden D" w:date="2026-02-04T23:22:00Z" w16du:dateUtc="2026-02-04T15:22:00Z">
        <w:r w:rsidDel="001B4B13">
          <w:rPr>
            <w:rFonts w:asciiTheme="minorEastAsia" w:hAnsiTheme="minorEastAsia"/>
          </w:rPr>
          <w:delText>设备</w:delText>
        </w:r>
      </w:del>
      <w:ins w:id="469" w:author="Aiden D" w:date="2026-02-04T23:22:00Z" w16du:dateUtc="2026-02-04T15:22:00Z">
        <w:r w:rsidR="001B4B13">
          <w:rPr>
            <w:rFonts w:asciiTheme="minorEastAsia" w:hAnsiTheme="minorEastAsia"/>
          </w:rPr>
          <w:t>产品</w:t>
        </w:r>
      </w:ins>
      <w:r>
        <w:rPr>
          <w:rFonts w:asciiTheme="minorEastAsia" w:hAnsiTheme="minorEastAsia"/>
        </w:rPr>
        <w:t>与墙或物品之间距离必须≥</w:t>
      </w:r>
      <w:ins w:id="470" w:author="tongh" w:date="2026-02-04T17:28:00Z">
        <w:r>
          <w:rPr>
            <w:rFonts w:asciiTheme="minorEastAsia" w:hAnsiTheme="minorEastAsia"/>
          </w:rPr>
          <w:t>4.7”</w:t>
        </w:r>
        <w:r>
          <w:rPr>
            <w:rFonts w:asciiTheme="minorEastAsia" w:hAnsiTheme="minorEastAsia" w:hint="eastAsia"/>
          </w:rPr>
          <w:t>/</w:t>
        </w:r>
      </w:ins>
      <w:r>
        <w:rPr>
          <w:rFonts w:asciiTheme="minorEastAsia" w:hAnsiTheme="minorEastAsia"/>
        </w:rPr>
        <w:t>120mm</w:t>
      </w:r>
      <w:del w:id="471" w:author="tongh" w:date="2026-02-04T17:28:00Z">
        <w:r>
          <w:rPr>
            <w:rFonts w:asciiTheme="minorEastAsia" w:hAnsiTheme="minorEastAsia"/>
          </w:rPr>
          <w:delText>/4.7”</w:delText>
        </w:r>
      </w:del>
      <w:r>
        <w:rPr>
          <w:rFonts w:asciiTheme="minorEastAsia" w:hAnsiTheme="minorEastAsia"/>
        </w:rPr>
        <w:t>，以确保通风良好。</w:t>
      </w:r>
    </w:p>
    <w:p w14:paraId="04D2B885" w14:textId="284D5F18" w:rsidR="00563547" w:rsidRDefault="00184BCF">
      <w:pPr>
        <w:pStyle w:val="af9"/>
        <w:numPr>
          <w:ilvl w:val="0"/>
          <w:numId w:val="14"/>
        </w:numPr>
        <w:ind w:firstLineChars="0"/>
        <w:rPr>
          <w:rFonts w:asciiTheme="minorEastAsia" w:hAnsiTheme="minorEastAsia" w:hint="eastAsia"/>
          <w:i/>
          <w:iCs/>
        </w:rPr>
      </w:pPr>
      <w:r>
        <w:rPr>
          <w:rFonts w:asciiTheme="minorEastAsia" w:hAnsiTheme="minorEastAsia" w:hint="eastAsia"/>
        </w:rPr>
        <w:t>若第一次使用</w:t>
      </w:r>
      <w:del w:id="472" w:author="Aiden D" w:date="2026-02-04T23:22:00Z" w16du:dateUtc="2026-02-04T15:22:00Z">
        <w:r w:rsidDel="001B4B13">
          <w:rPr>
            <w:rFonts w:asciiTheme="minorEastAsia" w:hAnsiTheme="minorEastAsia" w:hint="eastAsia"/>
          </w:rPr>
          <w:delText>设备</w:delText>
        </w:r>
      </w:del>
      <w:ins w:id="473" w:author="Aiden D" w:date="2026-02-04T23:22:00Z" w16du:dateUtc="2026-02-04T15:22:00Z">
        <w:r w:rsidR="001B4B13">
          <w:rPr>
            <w:rFonts w:asciiTheme="minorEastAsia" w:hAnsiTheme="minorEastAsia" w:hint="eastAsia"/>
          </w:rPr>
          <w:t>产品</w:t>
        </w:r>
      </w:ins>
      <w:r>
        <w:rPr>
          <w:rFonts w:asciiTheme="minorEastAsia" w:hAnsiTheme="minorEastAsia" w:hint="eastAsia"/>
        </w:rPr>
        <w:t>，或距离上一次很长时间没有使用</w:t>
      </w:r>
      <w:del w:id="474" w:author="Aiden D" w:date="2026-02-04T23:22:00Z" w16du:dateUtc="2026-02-04T15:22:00Z">
        <w:r w:rsidDel="001B4B13">
          <w:rPr>
            <w:rFonts w:asciiTheme="minorEastAsia" w:hAnsiTheme="minorEastAsia" w:hint="eastAsia"/>
          </w:rPr>
          <w:delText>设备</w:delText>
        </w:r>
      </w:del>
      <w:ins w:id="475" w:author="Aiden D" w:date="2026-02-04T23:22:00Z" w16du:dateUtc="2026-02-04T15:22:00Z">
        <w:r w:rsidR="001B4B13">
          <w:rPr>
            <w:rFonts w:asciiTheme="minorEastAsia" w:hAnsiTheme="minorEastAsia" w:hint="eastAsia"/>
          </w:rPr>
          <w:t>产品</w:t>
        </w:r>
      </w:ins>
      <w:r>
        <w:rPr>
          <w:rFonts w:asciiTheme="minorEastAsia" w:hAnsiTheme="minorEastAsia" w:hint="eastAsia"/>
        </w:rPr>
        <w:t>，请进行一次清洁，请查阅：</w:t>
      </w:r>
      <w:r>
        <w:rPr>
          <w:rFonts w:asciiTheme="minorEastAsia" w:hAnsiTheme="minorEastAsia" w:hint="eastAsia"/>
          <w:i/>
          <w:iCs/>
        </w:rPr>
        <w:t>“</w:t>
      </w:r>
      <w:r>
        <w:fldChar w:fldCharType="begin"/>
      </w:r>
      <w:r w:rsidR="00563547">
        <w:instrText xml:space="preserve"> REF _Ref221002575 \h  \* MERGEFORMAT </w:instrText>
      </w:r>
      <w:r>
        <w:fldChar w:fldCharType="separate"/>
      </w:r>
      <w:ins w:id="476" w:author="Aiden D" w:date="2026-02-04T23:30:00Z" w16du:dateUtc="2026-02-04T15:30:00Z">
        <w:r w:rsidR="00D462BD" w:rsidRPr="00D462BD">
          <w:rPr>
            <w:rFonts w:hint="eastAsia"/>
            <w:i/>
            <w:iCs/>
            <w:rPrChange w:id="477" w:author="Aiden D" w:date="2026-02-04T23:30:00Z" w16du:dateUtc="2026-02-04T15:30:00Z">
              <w:rPr>
                <w:rFonts w:hint="eastAsia"/>
              </w:rPr>
            </w:rPrChange>
          </w:rPr>
          <w:t>产品操作注意事项</w:t>
        </w:r>
      </w:ins>
      <w:del w:id="478" w:author="Aiden D" w:date="2026-02-04T23:22:00Z" w16du:dateUtc="2026-02-04T15:22:00Z">
        <w:r w:rsidR="00563547" w:rsidDel="001B4B13">
          <w:rPr>
            <w:rFonts w:hint="eastAsia"/>
            <w:i/>
            <w:iCs/>
          </w:rPr>
          <w:delText>设备操作注意事项</w:delText>
        </w:r>
      </w:del>
      <w:r>
        <w:fldChar w:fldCharType="end"/>
      </w:r>
      <w:r>
        <w:rPr>
          <w:rFonts w:asciiTheme="minorEastAsia" w:hAnsiTheme="minorEastAsia" w:hint="eastAsia"/>
          <w:i/>
          <w:iCs/>
        </w:rPr>
        <w:t>-</w:t>
      </w:r>
      <w:r w:rsidR="00563547">
        <w:rPr>
          <w:rFonts w:asciiTheme="minorEastAsia" w:hAnsiTheme="minorEastAsia" w:hint="eastAsia"/>
          <w:i/>
          <w:iCs/>
        </w:rPr>
        <w:fldChar w:fldCharType="begin"/>
      </w:r>
      <w:r>
        <w:rPr>
          <w:rFonts w:asciiTheme="minorEastAsia" w:hAnsiTheme="minorEastAsia" w:hint="eastAsia"/>
          <w:i/>
          <w:iCs/>
        </w:rPr>
        <w:instrText xml:space="preserve"> REF _Ref221002585 \h  \* MERGEFORMAT </w:instrText>
      </w:r>
      <w:r w:rsidR="00563547">
        <w:rPr>
          <w:rFonts w:asciiTheme="minorEastAsia" w:hAnsiTheme="minorEastAsia" w:hint="eastAsia"/>
          <w:i/>
          <w:iCs/>
        </w:rPr>
      </w:r>
      <w:r w:rsidR="00563547">
        <w:rPr>
          <w:rFonts w:asciiTheme="minorEastAsia" w:hAnsiTheme="minorEastAsia" w:hint="eastAsia"/>
          <w:i/>
          <w:iCs/>
        </w:rPr>
        <w:fldChar w:fldCharType="separate"/>
      </w:r>
      <w:ins w:id="479" w:author="Aiden D" w:date="2026-02-04T23:30:00Z" w16du:dateUtc="2026-02-04T15:30:00Z">
        <w:r w:rsidR="00D462BD" w:rsidRPr="00D462BD">
          <w:rPr>
            <w:rFonts w:asciiTheme="minorEastAsia" w:hAnsiTheme="minorEastAsia" w:hint="eastAsia"/>
            <w:i/>
            <w:iCs/>
            <w:rPrChange w:id="480" w:author="Aiden D" w:date="2026-02-04T23:30:00Z" w16du:dateUtc="2026-02-04T15:30:00Z">
              <w:rPr>
                <w:rFonts w:asciiTheme="minorEastAsia" w:hAnsiTheme="minorEastAsia" w:hint="eastAsia"/>
              </w:rPr>
            </w:rPrChange>
          </w:rPr>
          <w:t>如何清洁</w:t>
        </w:r>
      </w:ins>
      <w:del w:id="481" w:author="Aiden D" w:date="2026-02-04T23:30:00Z" w16du:dateUtc="2026-02-04T15:30:00Z">
        <w:r w:rsidDel="00D462BD">
          <w:rPr>
            <w:rFonts w:asciiTheme="minorEastAsia" w:hAnsiTheme="minorEastAsia" w:hint="eastAsia"/>
            <w:i/>
            <w:iCs/>
          </w:rPr>
          <w:delText>如何清洁</w:delText>
        </w:r>
      </w:del>
      <w:r w:rsidR="00563547">
        <w:rPr>
          <w:rFonts w:asciiTheme="minorEastAsia" w:hAnsiTheme="minorEastAsia" w:hint="eastAsia"/>
          <w:i/>
          <w:iCs/>
        </w:rPr>
        <w:fldChar w:fldCharType="end"/>
      </w:r>
      <w:r>
        <w:rPr>
          <w:rFonts w:asciiTheme="minorEastAsia" w:hAnsiTheme="minorEastAsia" w:hint="eastAsia"/>
          <w:i/>
          <w:iCs/>
        </w:rPr>
        <w:t>-</w:t>
      </w:r>
      <w:r w:rsidR="00563547">
        <w:rPr>
          <w:rFonts w:asciiTheme="minorEastAsia" w:hAnsiTheme="minorEastAsia" w:hint="eastAsia"/>
          <w:i/>
          <w:iCs/>
        </w:rPr>
        <w:fldChar w:fldCharType="begin"/>
      </w:r>
      <w:r>
        <w:rPr>
          <w:rFonts w:asciiTheme="minorEastAsia" w:hAnsiTheme="minorEastAsia" w:hint="eastAsia"/>
          <w:i/>
          <w:iCs/>
        </w:rPr>
        <w:instrText xml:space="preserve"> REF _Ref221002416 \h  \* MERGEFORMAT </w:instrText>
      </w:r>
      <w:r w:rsidR="00563547">
        <w:rPr>
          <w:rFonts w:asciiTheme="minorEastAsia" w:hAnsiTheme="minorEastAsia" w:hint="eastAsia"/>
          <w:i/>
          <w:iCs/>
        </w:rPr>
      </w:r>
      <w:r w:rsidR="00563547">
        <w:rPr>
          <w:rFonts w:asciiTheme="minorEastAsia" w:hAnsiTheme="minorEastAsia" w:hint="eastAsia"/>
          <w:i/>
          <w:iCs/>
        </w:rPr>
        <w:fldChar w:fldCharType="separate"/>
      </w:r>
      <w:ins w:id="482" w:author="Aiden D" w:date="2026-02-04T23:30:00Z" w16du:dateUtc="2026-02-04T15:30:00Z">
        <w:r w:rsidR="00D462BD" w:rsidRPr="00D462BD">
          <w:rPr>
            <w:rFonts w:asciiTheme="minorEastAsia" w:hAnsiTheme="minorEastAsia" w:hint="eastAsia"/>
            <w:i/>
            <w:iCs/>
            <w:rPrChange w:id="483" w:author="Aiden D" w:date="2026-02-04T23:30:00Z" w16du:dateUtc="2026-02-04T15:30:00Z">
              <w:rPr>
                <w:rFonts w:asciiTheme="minorEastAsia" w:hAnsiTheme="minorEastAsia" w:hint="eastAsia"/>
              </w:rPr>
            </w:rPrChange>
          </w:rPr>
          <w:t>首次使用或日常使用前清洁</w:t>
        </w:r>
      </w:ins>
      <w:del w:id="484" w:author="Aiden D" w:date="2026-02-04T23:30:00Z" w16du:dateUtc="2026-02-04T15:30:00Z">
        <w:r w:rsidDel="00D462BD">
          <w:rPr>
            <w:rFonts w:asciiTheme="minorEastAsia" w:hAnsiTheme="minorEastAsia" w:hint="eastAsia"/>
            <w:i/>
            <w:iCs/>
          </w:rPr>
          <w:delText>首次使用或日常使用前清洁</w:delText>
        </w:r>
      </w:del>
      <w:r w:rsidR="00563547">
        <w:rPr>
          <w:rFonts w:asciiTheme="minorEastAsia" w:hAnsiTheme="minorEastAsia" w:hint="eastAsia"/>
          <w:i/>
          <w:iCs/>
        </w:rPr>
        <w:fldChar w:fldCharType="end"/>
      </w:r>
      <w:r>
        <w:rPr>
          <w:rFonts w:asciiTheme="minorEastAsia" w:hAnsiTheme="minorEastAsia" w:hint="eastAsia"/>
          <w:i/>
          <w:iCs/>
        </w:rPr>
        <w:t xml:space="preserve"> P.</w:t>
      </w:r>
      <w:r w:rsidR="00563547">
        <w:rPr>
          <w:rFonts w:asciiTheme="minorEastAsia" w:hAnsiTheme="minorEastAsia" w:hint="eastAsia"/>
          <w:i/>
          <w:iCs/>
        </w:rPr>
        <w:fldChar w:fldCharType="begin"/>
      </w:r>
      <w:r>
        <w:rPr>
          <w:rFonts w:asciiTheme="minorEastAsia" w:hAnsiTheme="minorEastAsia" w:hint="eastAsia"/>
          <w:i/>
          <w:iCs/>
        </w:rPr>
        <w:instrText xml:space="preserve"> PAGEREF _Ref221002541 \h </w:instrText>
      </w:r>
      <w:r w:rsidR="00563547">
        <w:rPr>
          <w:rFonts w:asciiTheme="minorEastAsia" w:hAnsiTheme="minorEastAsia" w:hint="eastAsia"/>
          <w:i/>
          <w:iCs/>
        </w:rPr>
      </w:r>
      <w:r w:rsidR="00563547">
        <w:rPr>
          <w:rFonts w:asciiTheme="minorEastAsia" w:hAnsiTheme="minorEastAsia" w:hint="eastAsia"/>
          <w:i/>
          <w:iCs/>
        </w:rPr>
        <w:fldChar w:fldCharType="separate"/>
      </w:r>
      <w:r w:rsidR="00D462BD">
        <w:rPr>
          <w:rFonts w:asciiTheme="minorEastAsia" w:hAnsiTheme="minorEastAsia" w:hint="eastAsia"/>
          <w:i/>
          <w:iCs/>
          <w:noProof/>
        </w:rPr>
        <w:t>6</w:t>
      </w:r>
      <w:r w:rsidR="00563547">
        <w:rPr>
          <w:rFonts w:asciiTheme="minorEastAsia" w:hAnsiTheme="minorEastAsia" w:hint="eastAsia"/>
          <w:i/>
          <w:iCs/>
        </w:rPr>
        <w:fldChar w:fldCharType="end"/>
      </w:r>
      <w:r>
        <w:rPr>
          <w:rFonts w:asciiTheme="minorEastAsia" w:hAnsiTheme="minorEastAsia" w:hint="eastAsia"/>
          <w:i/>
          <w:iCs/>
        </w:rPr>
        <w:t>”</w:t>
      </w:r>
    </w:p>
    <w:bookmarkEnd w:id="463"/>
    <w:p w14:paraId="04D2B886" w14:textId="2DBADDF0" w:rsidR="00563547" w:rsidRDefault="00184BCF">
      <w:pPr>
        <w:pStyle w:val="2"/>
        <w:rPr>
          <w:rFonts w:asciiTheme="minorEastAsia" w:hAnsiTheme="minorEastAsia" w:hint="eastAsia"/>
        </w:rPr>
      </w:pPr>
      <w:del w:id="485" w:author="Aiden D" w:date="2026-02-04T23:22:00Z" w16du:dateUtc="2026-02-04T15:22:00Z">
        <w:r w:rsidDel="001B4B13">
          <w:rPr>
            <w:rFonts w:asciiTheme="minorEastAsia" w:hAnsiTheme="minorEastAsia" w:hint="cs"/>
          </w:rPr>
          <w:delText>设备</w:delText>
        </w:r>
      </w:del>
      <w:bookmarkStart w:id="486" w:name="_Toc221140284"/>
      <w:ins w:id="487" w:author="Aiden D" w:date="2026-02-04T23:22:00Z" w16du:dateUtc="2026-02-04T15:22:00Z">
        <w:r w:rsidR="001B4B13">
          <w:rPr>
            <w:rFonts w:asciiTheme="minorEastAsia" w:hAnsiTheme="minorEastAsia" w:hint="cs"/>
          </w:rPr>
          <w:t>产品</w:t>
        </w:r>
      </w:ins>
      <w:r>
        <w:rPr>
          <w:rFonts w:asciiTheme="minorEastAsia" w:hAnsiTheme="minorEastAsia" w:hint="cs"/>
        </w:rPr>
        <w:t>开机</w:t>
      </w:r>
      <w:bookmarkEnd w:id="486"/>
    </w:p>
    <w:p w14:paraId="04D2B887" w14:textId="1D1ADD3F" w:rsidR="00563547" w:rsidRDefault="00184BCF">
      <w:pPr>
        <w:pStyle w:val="af9"/>
        <w:numPr>
          <w:ilvl w:val="0"/>
          <w:numId w:val="15"/>
        </w:numPr>
        <w:ind w:firstLineChars="0"/>
        <w:rPr>
          <w:rFonts w:asciiTheme="minorEastAsia" w:hAnsiTheme="minorEastAsia" w:hint="eastAsia"/>
        </w:rPr>
      </w:pPr>
      <w:r>
        <w:rPr>
          <w:rFonts w:asciiTheme="minorEastAsia" w:hAnsiTheme="minorEastAsia"/>
        </w:rPr>
        <w:t>给</w:t>
      </w:r>
      <w:del w:id="488" w:author="Aiden D" w:date="2026-02-04T23:22:00Z" w16du:dateUtc="2026-02-04T15:22:00Z">
        <w:r w:rsidDel="001B4B13">
          <w:rPr>
            <w:rFonts w:asciiTheme="minorEastAsia" w:hAnsiTheme="minorEastAsia"/>
          </w:rPr>
          <w:delText>设备</w:delText>
        </w:r>
      </w:del>
      <w:ins w:id="489" w:author="Aiden D" w:date="2026-02-04T23:22:00Z" w16du:dateUtc="2026-02-04T15:22:00Z">
        <w:r w:rsidR="001B4B13">
          <w:rPr>
            <w:rFonts w:asciiTheme="minorEastAsia" w:hAnsiTheme="minorEastAsia"/>
          </w:rPr>
          <w:t>产品</w:t>
        </w:r>
      </w:ins>
      <w:r>
        <w:rPr>
          <w:rFonts w:asciiTheme="minorEastAsia" w:hAnsiTheme="minorEastAsia"/>
        </w:rPr>
        <w:t>接通电源，</w:t>
      </w:r>
      <w:del w:id="490" w:author="Aiden D" w:date="2026-02-04T23:22:00Z" w16du:dateUtc="2026-02-04T15:22:00Z">
        <w:r w:rsidDel="001B4B13">
          <w:rPr>
            <w:rFonts w:asciiTheme="minorEastAsia" w:hAnsiTheme="minorEastAsia"/>
          </w:rPr>
          <w:delText>设备</w:delText>
        </w:r>
      </w:del>
      <w:ins w:id="491" w:author="Aiden D" w:date="2026-02-04T23:22:00Z" w16du:dateUtc="2026-02-04T15:22:00Z">
        <w:r w:rsidR="001B4B13">
          <w:rPr>
            <w:rFonts w:asciiTheme="minorEastAsia" w:hAnsiTheme="minorEastAsia"/>
          </w:rPr>
          <w:t>产品</w:t>
        </w:r>
      </w:ins>
      <w:r>
        <w:rPr>
          <w:rFonts w:asciiTheme="minorEastAsia" w:hAnsiTheme="minorEastAsia"/>
        </w:rPr>
        <w:t>发出“滴”一声，所有按键点亮，然后熄灭，表示已经接通电源。</w:t>
      </w:r>
    </w:p>
    <w:p w14:paraId="04D2B888" w14:textId="2EC97AC0" w:rsidR="00563547" w:rsidRDefault="00184BCF">
      <w:pPr>
        <w:pStyle w:val="af9"/>
        <w:numPr>
          <w:ilvl w:val="0"/>
          <w:numId w:val="15"/>
        </w:numPr>
        <w:ind w:firstLineChars="0"/>
        <w:rPr>
          <w:rFonts w:asciiTheme="minorEastAsia" w:hAnsiTheme="minorEastAsia" w:hint="eastAsia"/>
        </w:rPr>
      </w:pPr>
      <w:r>
        <w:rPr>
          <w:rFonts w:asciiTheme="minorEastAsia" w:hAnsiTheme="minorEastAsia"/>
        </w:rPr>
        <w:t>然后点击“Power”按键 ，按键显示白灯，</w:t>
      </w:r>
      <w:del w:id="492" w:author="Aiden D" w:date="2026-02-04T23:22:00Z" w16du:dateUtc="2026-02-04T15:22:00Z">
        <w:r w:rsidDel="001B4B13">
          <w:rPr>
            <w:rFonts w:asciiTheme="minorEastAsia" w:hAnsiTheme="minorEastAsia"/>
          </w:rPr>
          <w:delText>设备</w:delText>
        </w:r>
      </w:del>
      <w:ins w:id="493" w:author="Aiden D" w:date="2026-02-04T23:22:00Z" w16du:dateUtc="2026-02-04T15:22:00Z">
        <w:r w:rsidR="001B4B13">
          <w:rPr>
            <w:rFonts w:asciiTheme="minorEastAsia" w:hAnsiTheme="minorEastAsia"/>
          </w:rPr>
          <w:t>产品</w:t>
        </w:r>
      </w:ins>
      <w:r>
        <w:rPr>
          <w:rFonts w:asciiTheme="minorEastAsia" w:hAnsiTheme="minorEastAsia"/>
        </w:rPr>
        <w:t>已处于开机状态。</w:t>
      </w:r>
    </w:p>
    <w:p w14:paraId="04D2B889" w14:textId="77777777" w:rsidR="00563547" w:rsidRDefault="00184BCF">
      <w:pPr>
        <w:pStyle w:val="2"/>
        <w:rPr>
          <w:rFonts w:asciiTheme="minorEastAsia" w:hAnsiTheme="minorEastAsia" w:hint="eastAsia"/>
        </w:rPr>
      </w:pPr>
      <w:bookmarkStart w:id="494" w:name="_Toc221140285"/>
      <w:r>
        <w:rPr>
          <w:rFonts w:asciiTheme="minorEastAsia" w:hAnsiTheme="minorEastAsia" w:hint="cs"/>
        </w:rPr>
        <w:t>如何制作子弹冰</w:t>
      </w:r>
      <w:bookmarkEnd w:id="494"/>
    </w:p>
    <w:p w14:paraId="04D2B88A"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rPr>
        <w:t>打开</w:t>
      </w:r>
      <w:r>
        <w:rPr>
          <w:rFonts w:asciiTheme="minorEastAsia" w:hAnsiTheme="minorEastAsia" w:hint="eastAsia"/>
        </w:rPr>
        <w:t>腔盖</w:t>
      </w:r>
      <w:r>
        <w:rPr>
          <w:rFonts w:asciiTheme="minorEastAsia" w:hAnsiTheme="minorEastAsia"/>
        </w:rPr>
        <w:t>，并取出子弹冰篮</w:t>
      </w:r>
      <w:r>
        <w:rPr>
          <w:rFonts w:asciiTheme="minorEastAsia" w:hAnsiTheme="minorEastAsia" w:hint="eastAsia"/>
        </w:rPr>
        <w:t>和水箱</w:t>
      </w:r>
      <w:r>
        <w:rPr>
          <w:rFonts w:asciiTheme="minorEastAsia" w:hAnsiTheme="minorEastAsia"/>
        </w:rPr>
        <w:t xml:space="preserve">。 </w:t>
      </w:r>
    </w:p>
    <w:p w14:paraId="04D2B88B"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rPr>
        <w:t>给子弹冰水箱中注满水，注水至水位刻度处</w:t>
      </w:r>
      <w:r>
        <w:rPr>
          <w:rFonts w:asciiTheme="minorEastAsia" w:hAnsiTheme="minorEastAsia" w:hint="eastAsia"/>
        </w:rPr>
        <w:t>。</w:t>
      </w:r>
    </w:p>
    <w:p w14:paraId="04D2B88C" w14:textId="77777777" w:rsidR="00563547" w:rsidRDefault="00184BCF">
      <w:pPr>
        <w:pStyle w:val="af9"/>
        <w:ind w:left="284" w:firstLineChars="0" w:firstLine="0"/>
        <w:jc w:val="distribute"/>
        <w:rPr>
          <w:rFonts w:asciiTheme="minorEastAsia" w:hAnsiTheme="minorEastAsia" w:hint="eastAsia"/>
        </w:rPr>
      </w:pPr>
      <w:r>
        <w:rPr>
          <w:noProof/>
        </w:rPr>
        <w:drawing>
          <wp:inline distT="0" distB="0" distL="0" distR="0" wp14:anchorId="04D2B952" wp14:editId="04D2B953">
            <wp:extent cx="1114425" cy="1104900"/>
            <wp:effectExtent l="0" t="0" r="9525" b="0"/>
            <wp:docPr id="17649102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020" name="图形 1"/>
                    <pic:cNvPicPr>
                      <a:picLocks noChangeAspect="1"/>
                    </pic:cNvPicPr>
                  </pic:nvPicPr>
                  <pic:blipFill>
                    <a:blip r:embed="rId27" cstate="print">
                      <a:extLst>
                        <a:ext uri="{96DAC541-7B7A-43D3-8B79-37D633B846F1}">
                          <asvg:svgBlip xmlns:asvg="http://schemas.microsoft.com/office/drawing/2016/SVG/main" r:embed="rId28"/>
                        </a:ext>
                      </a:extLst>
                    </a:blip>
                    <a:stretch>
                      <a:fillRect/>
                    </a:stretch>
                  </pic:blipFill>
                  <pic:spPr>
                    <a:xfrm>
                      <a:off x="0" y="0"/>
                      <a:ext cx="1114425" cy="1104900"/>
                    </a:xfrm>
                    <a:prstGeom prst="rect">
                      <a:avLst/>
                    </a:prstGeom>
                  </pic:spPr>
                </pic:pic>
              </a:graphicData>
            </a:graphic>
          </wp:inline>
        </w:drawing>
      </w:r>
      <w:r>
        <w:rPr>
          <w:rFonts w:asciiTheme="minorEastAsia" w:hAnsiTheme="minorEastAsia" w:hint="eastAsia"/>
        </w:rPr>
        <w:t xml:space="preserve">                     </w:t>
      </w:r>
      <w:r>
        <w:rPr>
          <w:noProof/>
        </w:rPr>
        <w:drawing>
          <wp:inline distT="0" distB="0" distL="0" distR="0" wp14:anchorId="04D2B954" wp14:editId="04D2B955">
            <wp:extent cx="1914525" cy="723900"/>
            <wp:effectExtent l="0" t="0" r="9525" b="0"/>
            <wp:docPr id="87874130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41306" name="图形 1"/>
                    <pic:cNvPicPr>
                      <a:picLocks noChangeAspect="1"/>
                    </pic:cNvPicPr>
                  </pic:nvPicPr>
                  <pic:blipFill>
                    <a:blip r:embed="rId29" cstate="print">
                      <a:extLst>
                        <a:ext uri="{96DAC541-7B7A-43D3-8B79-37D633B846F1}">
                          <asvg:svgBlip xmlns:asvg="http://schemas.microsoft.com/office/drawing/2016/SVG/main" r:embed="rId30"/>
                        </a:ext>
                      </a:extLst>
                    </a:blip>
                    <a:stretch>
                      <a:fillRect/>
                    </a:stretch>
                  </pic:blipFill>
                  <pic:spPr>
                    <a:xfrm>
                      <a:off x="0" y="0"/>
                      <a:ext cx="1914525" cy="723900"/>
                    </a:xfrm>
                    <a:prstGeom prst="rect">
                      <a:avLst/>
                    </a:prstGeom>
                  </pic:spPr>
                </pic:pic>
              </a:graphicData>
            </a:graphic>
          </wp:inline>
        </w:drawing>
      </w:r>
    </w:p>
    <w:p w14:paraId="04D2B88D" w14:textId="77777777" w:rsidR="00563547" w:rsidRDefault="00563547">
      <w:pPr>
        <w:rPr>
          <w:rFonts w:asciiTheme="minorEastAsia" w:hAnsiTheme="minorEastAsia" w:hint="eastAsia"/>
        </w:rPr>
      </w:pPr>
    </w:p>
    <w:p w14:paraId="04D2B88E"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hint="eastAsia"/>
        </w:rPr>
        <w:t>然后将水箱放入子弹冰内腔，请用手按压下水箱，确保已经装到位。</w:t>
      </w:r>
      <w:commentRangeStart w:id="495"/>
      <w:commentRangeEnd w:id="495"/>
      <w:r>
        <w:rPr>
          <w:rStyle w:val="af8"/>
          <w:rFonts w:asciiTheme="minorEastAsia" w:hAnsiTheme="minorEastAsia" w:hint="eastAsia"/>
          <w:sz w:val="18"/>
          <w:szCs w:val="20"/>
        </w:rPr>
        <w:commentReference w:id="495"/>
      </w:r>
      <w:ins w:id="496" w:author="tongh" w:date="2026-02-04T17:34:00Z">
        <w:r>
          <w:rPr>
            <w:rFonts w:asciiTheme="minorEastAsia" w:hAnsiTheme="minorEastAsia" w:hint="eastAsia"/>
          </w:rPr>
          <w:t>水箱松动可能导致产品无法工作。</w:t>
        </w:r>
      </w:ins>
    </w:p>
    <w:p w14:paraId="04D2B88F" w14:textId="77777777" w:rsidR="00563547" w:rsidRDefault="00184BCF">
      <w:pPr>
        <w:pStyle w:val="af9"/>
        <w:ind w:left="284" w:firstLineChars="0" w:firstLine="0"/>
        <w:rPr>
          <w:rFonts w:asciiTheme="minorEastAsia" w:hAnsiTheme="minorEastAsia" w:hint="eastAsia"/>
        </w:rPr>
      </w:pPr>
      <w:r>
        <w:rPr>
          <w:noProof/>
        </w:rPr>
        <w:lastRenderedPageBreak/>
        <w:drawing>
          <wp:inline distT="0" distB="0" distL="0" distR="0" wp14:anchorId="04D2B956" wp14:editId="04D2B957">
            <wp:extent cx="1505585" cy="1438910"/>
            <wp:effectExtent l="0" t="0" r="0" b="8890"/>
            <wp:docPr id="4385422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2245" name="图形 1"/>
                    <pic:cNvPicPr>
                      <a:picLocks noChangeAspect="1"/>
                    </pic:cNvPicPr>
                  </pic:nvPicPr>
                  <pic:blipFill>
                    <a:blip r:embed="rId31" cstate="print">
                      <a:extLst>
                        <a:ext uri="{96DAC541-7B7A-43D3-8B79-37D633B846F1}">
                          <asvg:svgBlip xmlns:asvg="http://schemas.microsoft.com/office/drawing/2016/SVG/main" r:embed="rId32"/>
                        </a:ext>
                      </a:extLst>
                    </a:blip>
                    <a:stretch>
                      <a:fillRect/>
                    </a:stretch>
                  </pic:blipFill>
                  <pic:spPr>
                    <a:xfrm>
                      <a:off x="0" y="0"/>
                      <a:ext cx="1513759" cy="1446345"/>
                    </a:xfrm>
                    <a:prstGeom prst="rect">
                      <a:avLst/>
                    </a:prstGeom>
                  </pic:spPr>
                </pic:pic>
              </a:graphicData>
            </a:graphic>
          </wp:inline>
        </w:drawing>
      </w:r>
    </w:p>
    <w:p w14:paraId="04D2B890"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rPr>
        <w:t>然后放入子弹冰篮，并关闭</w:t>
      </w:r>
      <w:r>
        <w:rPr>
          <w:rFonts w:asciiTheme="minorEastAsia" w:hAnsiTheme="minorEastAsia" w:hint="eastAsia"/>
        </w:rPr>
        <w:t>腔盖</w:t>
      </w:r>
      <w:r>
        <w:rPr>
          <w:rFonts w:asciiTheme="minorEastAsia" w:hAnsiTheme="minorEastAsia"/>
        </w:rPr>
        <w:t>。</w:t>
      </w:r>
    </w:p>
    <w:p w14:paraId="04D2B891" w14:textId="77777777" w:rsidR="00563547" w:rsidRDefault="00184BCF">
      <w:pPr>
        <w:pStyle w:val="af9"/>
        <w:ind w:left="284" w:firstLineChars="0" w:firstLine="0"/>
        <w:jc w:val="distribute"/>
        <w:rPr>
          <w:rFonts w:asciiTheme="minorEastAsia" w:hAnsiTheme="minorEastAsia" w:hint="eastAsia"/>
        </w:rPr>
      </w:pPr>
      <w:r>
        <w:rPr>
          <w:noProof/>
        </w:rPr>
        <w:drawing>
          <wp:inline distT="0" distB="0" distL="0" distR="0" wp14:anchorId="04D2B958" wp14:editId="04D2B959">
            <wp:extent cx="828040" cy="1398270"/>
            <wp:effectExtent l="0" t="0" r="0" b="0"/>
            <wp:docPr id="55395134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51349" name="图形 1"/>
                    <pic:cNvPicPr>
                      <a:picLocks noChangeAspect="1"/>
                    </pic:cNvPicPr>
                  </pic:nvPicPr>
                  <pic:blipFill>
                    <a:blip r:embed="rId33" cstate="print">
                      <a:extLst>
                        <a:ext uri="{96DAC541-7B7A-43D3-8B79-37D633B846F1}">
                          <asvg:svgBlip xmlns:asvg="http://schemas.microsoft.com/office/drawing/2016/SVG/main" r:embed="rId34"/>
                        </a:ext>
                      </a:extLst>
                    </a:blip>
                    <a:stretch>
                      <a:fillRect/>
                    </a:stretch>
                  </pic:blipFill>
                  <pic:spPr>
                    <a:xfrm>
                      <a:off x="0" y="0"/>
                      <a:ext cx="830404" cy="1402058"/>
                    </a:xfrm>
                    <a:prstGeom prst="rect">
                      <a:avLst/>
                    </a:prstGeom>
                  </pic:spPr>
                </pic:pic>
              </a:graphicData>
            </a:graphic>
          </wp:inline>
        </w:drawing>
      </w:r>
      <w:r>
        <w:rPr>
          <w:rFonts w:asciiTheme="minorEastAsia" w:hAnsiTheme="minorEastAsia" w:hint="eastAsia"/>
        </w:rPr>
        <w:t xml:space="preserve">    </w:t>
      </w:r>
      <w:r>
        <w:rPr>
          <w:noProof/>
        </w:rPr>
        <w:drawing>
          <wp:inline distT="0" distB="0" distL="0" distR="0" wp14:anchorId="04D2B95A" wp14:editId="04D2B95B">
            <wp:extent cx="890905" cy="1297940"/>
            <wp:effectExtent l="0" t="0" r="4445" b="0"/>
            <wp:docPr id="167132216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22160" name="图形 1"/>
                    <pic:cNvPicPr>
                      <a:picLocks noChangeAspect="1"/>
                    </pic:cNvPicPr>
                  </pic:nvPicPr>
                  <pic:blipFill>
                    <a:blip r:embed="rId35" cstate="print">
                      <a:extLst>
                        <a:ext uri="{96DAC541-7B7A-43D3-8B79-37D633B846F1}">
                          <asvg:svgBlip xmlns:asvg="http://schemas.microsoft.com/office/drawing/2016/SVG/main" r:embed="rId36"/>
                        </a:ext>
                      </a:extLst>
                    </a:blip>
                    <a:stretch>
                      <a:fillRect/>
                    </a:stretch>
                  </pic:blipFill>
                  <pic:spPr>
                    <a:xfrm>
                      <a:off x="0" y="0"/>
                      <a:ext cx="895090" cy="1303718"/>
                    </a:xfrm>
                    <a:prstGeom prst="rect">
                      <a:avLst/>
                    </a:prstGeom>
                  </pic:spPr>
                </pic:pic>
              </a:graphicData>
            </a:graphic>
          </wp:inline>
        </w:drawing>
      </w:r>
      <w:r>
        <w:rPr>
          <w:rFonts w:asciiTheme="minorEastAsia" w:hAnsiTheme="minorEastAsia" w:hint="eastAsia"/>
        </w:rPr>
        <w:t xml:space="preserve">    </w:t>
      </w:r>
      <w:r>
        <w:rPr>
          <w:noProof/>
        </w:rPr>
        <w:drawing>
          <wp:inline distT="0" distB="0" distL="0" distR="0" wp14:anchorId="04D2B95C" wp14:editId="04D2B95D">
            <wp:extent cx="823595" cy="1115695"/>
            <wp:effectExtent l="0" t="0" r="0" b="8255"/>
            <wp:docPr id="14842691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6916" name="图形 1"/>
                    <pic:cNvPicPr>
                      <a:picLocks noChangeAspect="1"/>
                    </pic:cNvPicPr>
                  </pic:nvPicPr>
                  <pic:blipFill>
                    <a:blip r:embed="rId37" cstate="print">
                      <a:extLst>
                        <a:ext uri="{96DAC541-7B7A-43D3-8B79-37D633B846F1}">
                          <asvg:svgBlip xmlns:asvg="http://schemas.microsoft.com/office/drawing/2016/SVG/main" r:embed="rId38"/>
                        </a:ext>
                      </a:extLst>
                    </a:blip>
                    <a:stretch>
                      <a:fillRect/>
                    </a:stretch>
                  </pic:blipFill>
                  <pic:spPr>
                    <a:xfrm>
                      <a:off x="0" y="0"/>
                      <a:ext cx="830803" cy="1125798"/>
                    </a:xfrm>
                    <a:prstGeom prst="rect">
                      <a:avLst/>
                    </a:prstGeom>
                  </pic:spPr>
                </pic:pic>
              </a:graphicData>
            </a:graphic>
          </wp:inline>
        </w:drawing>
      </w:r>
    </w:p>
    <w:p w14:paraId="04D2B892" w14:textId="77777777" w:rsidR="00563547" w:rsidRDefault="00563547">
      <w:pPr>
        <w:pStyle w:val="af9"/>
        <w:ind w:left="284" w:firstLineChars="0" w:firstLine="0"/>
        <w:jc w:val="distribute"/>
        <w:rPr>
          <w:rFonts w:asciiTheme="minorEastAsia" w:hAnsiTheme="minorEastAsia" w:hint="eastAsia"/>
        </w:rPr>
      </w:pPr>
    </w:p>
    <w:p w14:paraId="04D2B893" w14:textId="77777777" w:rsidR="00563547" w:rsidRDefault="00563547">
      <w:pPr>
        <w:pStyle w:val="af9"/>
        <w:ind w:left="284" w:firstLineChars="0" w:firstLine="0"/>
        <w:jc w:val="distribute"/>
        <w:rPr>
          <w:rFonts w:asciiTheme="minorEastAsia" w:hAnsiTheme="minorEastAsia" w:hint="eastAsia"/>
        </w:rPr>
      </w:pPr>
    </w:p>
    <w:p w14:paraId="04D2B894"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hint="eastAsia"/>
        </w:rPr>
        <w:t>点击“Make Ice”按键，切换点亮按键上方的S/M/L指示灯，选择需要制作的子弹冰尺寸</w:t>
      </w:r>
      <w:r>
        <w:rPr>
          <w:rFonts w:asciiTheme="minorEastAsia" w:hAnsiTheme="minorEastAsia"/>
        </w:rPr>
        <w:t>。</w:t>
      </w:r>
    </w:p>
    <w:p w14:paraId="04D2B895" w14:textId="77777777" w:rsidR="00563547" w:rsidRDefault="00184BCF">
      <w:pPr>
        <w:pStyle w:val="af9"/>
        <w:ind w:left="284" w:firstLineChars="0" w:firstLine="0"/>
        <w:jc w:val="center"/>
        <w:rPr>
          <w:rFonts w:asciiTheme="minorEastAsia" w:hAnsiTheme="minorEastAsia" w:hint="eastAsia"/>
        </w:rPr>
      </w:pPr>
      <w:r>
        <w:rPr>
          <w:noProof/>
        </w:rPr>
        <w:drawing>
          <wp:inline distT="0" distB="0" distL="0" distR="0" wp14:anchorId="04D2B95E" wp14:editId="04D2B95F">
            <wp:extent cx="2120900" cy="1271270"/>
            <wp:effectExtent l="0" t="0" r="0" b="5080"/>
            <wp:docPr id="8254785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78563" name="图形 1"/>
                    <pic:cNvPicPr>
                      <a:picLocks noChangeAspect="1"/>
                    </pic:cNvPicPr>
                  </pic:nvPicPr>
                  <pic:blipFill>
                    <a:blip r:embed="rId39" cstate="print">
                      <a:extLst>
                        <a:ext uri="{96DAC541-7B7A-43D3-8B79-37D633B846F1}">
                          <asvg:svgBlip xmlns:asvg="http://schemas.microsoft.com/office/drawing/2016/SVG/main" r:embed="rId40"/>
                        </a:ext>
                      </a:extLst>
                    </a:blip>
                    <a:stretch>
                      <a:fillRect/>
                    </a:stretch>
                  </pic:blipFill>
                  <pic:spPr>
                    <a:xfrm>
                      <a:off x="0" y="0"/>
                      <a:ext cx="2123950" cy="1273008"/>
                    </a:xfrm>
                    <a:prstGeom prst="rect">
                      <a:avLst/>
                    </a:prstGeom>
                  </pic:spPr>
                </pic:pic>
              </a:graphicData>
            </a:graphic>
          </wp:inline>
        </w:drawing>
      </w:r>
    </w:p>
    <w:p w14:paraId="04D2B896"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hint="eastAsia"/>
        </w:rPr>
        <w:t>选择完尺寸后，</w:t>
      </w:r>
      <w:del w:id="497" w:author="tongh" w:date="2026-02-04T17:36:00Z">
        <w:r>
          <w:rPr>
            <w:rFonts w:asciiTheme="minorEastAsia" w:hAnsiTheme="minorEastAsia"/>
          </w:rPr>
          <w:delText>设备</w:delText>
        </w:r>
      </w:del>
      <w:ins w:id="498" w:author="tongh" w:date="2026-02-04T17:36:00Z">
        <w:r>
          <w:rPr>
            <w:rFonts w:asciiTheme="minorEastAsia" w:hAnsiTheme="minorEastAsia" w:hint="eastAsia"/>
          </w:rPr>
          <w:t>产品</w:t>
        </w:r>
      </w:ins>
      <w:r>
        <w:rPr>
          <w:rFonts w:asciiTheme="minorEastAsia" w:hAnsiTheme="minorEastAsia" w:hint="eastAsia"/>
        </w:rPr>
        <w:t>自动开始制作子弹冰</w:t>
      </w:r>
      <w:r>
        <w:rPr>
          <w:rFonts w:asciiTheme="minorEastAsia" w:hAnsiTheme="minorEastAsia"/>
        </w:rPr>
        <w:t>。</w:t>
      </w:r>
    </w:p>
    <w:p w14:paraId="04D2B897"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hint="eastAsia"/>
        </w:rPr>
        <w:t>制冰中途可点击“Make Ice”</w:t>
      </w:r>
      <w:ins w:id="499" w:author="Administrator" w:date="2026-02-04T18:58:00Z">
        <w:r w:rsidR="00BC24BB">
          <w:rPr>
            <w:rFonts w:asciiTheme="minorEastAsia" w:hAnsiTheme="minorEastAsia" w:hint="eastAsia"/>
          </w:rPr>
          <w:t>按</w:t>
        </w:r>
      </w:ins>
      <w:r>
        <w:rPr>
          <w:rFonts w:asciiTheme="minorEastAsia" w:hAnsiTheme="minorEastAsia" w:hint="eastAsia"/>
        </w:rPr>
        <w:t>键切换制冰尺寸。</w:t>
      </w:r>
    </w:p>
    <w:p w14:paraId="04D2B898"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hint="eastAsia"/>
        </w:rPr>
        <w:t>制冰中途可点击“Power”</w:t>
      </w:r>
      <w:ins w:id="500" w:author="Administrator" w:date="2026-02-04T18:59:00Z">
        <w:r w:rsidR="00BC24BB">
          <w:rPr>
            <w:rFonts w:asciiTheme="minorEastAsia" w:hAnsiTheme="minorEastAsia" w:hint="eastAsia"/>
          </w:rPr>
          <w:t>按</w:t>
        </w:r>
      </w:ins>
      <w:r>
        <w:rPr>
          <w:rFonts w:asciiTheme="minorEastAsia" w:hAnsiTheme="minorEastAsia" w:hint="eastAsia"/>
        </w:rPr>
        <w:t>键终止，</w:t>
      </w:r>
      <w:r>
        <w:rPr>
          <w:rFonts w:asciiTheme="minorEastAsia" w:hAnsiTheme="minorEastAsia"/>
        </w:rPr>
        <w:t>子弹冰制冰按键灯熄灭，</w:t>
      </w:r>
      <w:del w:id="501" w:author="tongh" w:date="2026-02-04T17:36:00Z">
        <w:r>
          <w:rPr>
            <w:rFonts w:asciiTheme="minorEastAsia" w:hAnsiTheme="minorEastAsia"/>
          </w:rPr>
          <w:delText>设备</w:delText>
        </w:r>
      </w:del>
      <w:ins w:id="502" w:author="tongh" w:date="2026-02-04T17:37:00Z">
        <w:r>
          <w:rPr>
            <w:rFonts w:asciiTheme="minorEastAsia" w:hAnsiTheme="minorEastAsia" w:hint="eastAsia"/>
          </w:rPr>
          <w:t>产品</w:t>
        </w:r>
      </w:ins>
      <w:r>
        <w:rPr>
          <w:rFonts w:asciiTheme="minorEastAsia" w:hAnsiTheme="minorEastAsia"/>
        </w:rPr>
        <w:t>停止子弹冰制冰。</w:t>
      </w:r>
    </w:p>
    <w:p w14:paraId="04D2B899"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rPr>
        <w:lastRenderedPageBreak/>
        <w:t>当</w:t>
      </w:r>
      <w:del w:id="503" w:author="tongh" w:date="2026-02-04T17:37:00Z">
        <w:r>
          <w:rPr>
            <w:rFonts w:asciiTheme="minorEastAsia" w:hAnsiTheme="minorEastAsia"/>
          </w:rPr>
          <w:delText>设备</w:delText>
        </w:r>
      </w:del>
      <w:ins w:id="504" w:author="tongh" w:date="2026-02-04T17:37:00Z">
        <w:r>
          <w:rPr>
            <w:rFonts w:asciiTheme="minorEastAsia" w:hAnsiTheme="minorEastAsia" w:hint="eastAsia"/>
          </w:rPr>
          <w:t>产品</w:t>
        </w:r>
      </w:ins>
      <w:r>
        <w:rPr>
          <w:rFonts w:asciiTheme="minorEastAsia" w:hAnsiTheme="minorEastAsia"/>
        </w:rPr>
        <w:t>检测到子弹冰冰篮装满后，</w:t>
      </w:r>
      <w:r>
        <w:rPr>
          <w:rFonts w:asciiTheme="minorEastAsia" w:hAnsiTheme="minorEastAsia" w:hint="eastAsia"/>
        </w:rPr>
        <w:t>ICE FULL警示灯点亮为绿灯</w:t>
      </w:r>
      <w:r>
        <w:rPr>
          <w:rFonts w:asciiTheme="minorEastAsia" w:hAnsiTheme="minorEastAsia"/>
        </w:rPr>
        <w:t>，</w:t>
      </w:r>
      <w:del w:id="505" w:author="tongh" w:date="2026-02-04T17:37:00Z">
        <w:r>
          <w:rPr>
            <w:rFonts w:asciiTheme="minorEastAsia" w:hAnsiTheme="minorEastAsia"/>
          </w:rPr>
          <w:delText>设备</w:delText>
        </w:r>
      </w:del>
      <w:ins w:id="506" w:author="tongh" w:date="2026-02-04T17:37:00Z">
        <w:r>
          <w:rPr>
            <w:rFonts w:asciiTheme="minorEastAsia" w:hAnsiTheme="minorEastAsia" w:hint="eastAsia"/>
          </w:rPr>
          <w:t>产品</w:t>
        </w:r>
      </w:ins>
      <w:r>
        <w:rPr>
          <w:rFonts w:asciiTheme="minorEastAsia" w:hAnsiTheme="minorEastAsia"/>
        </w:rPr>
        <w:t>停止制冰。待冰融解，或取走后，</w:t>
      </w:r>
      <w:del w:id="507" w:author="tongh" w:date="2026-02-04T17:37:00Z">
        <w:r>
          <w:rPr>
            <w:rFonts w:asciiTheme="minorEastAsia" w:hAnsiTheme="minorEastAsia"/>
          </w:rPr>
          <w:delText>设备</w:delText>
        </w:r>
      </w:del>
      <w:ins w:id="508" w:author="tongh" w:date="2026-02-04T17:37:00Z">
        <w:r>
          <w:rPr>
            <w:rFonts w:asciiTheme="minorEastAsia" w:hAnsiTheme="minorEastAsia" w:hint="eastAsia"/>
          </w:rPr>
          <w:t>产品</w:t>
        </w:r>
      </w:ins>
      <w:r>
        <w:rPr>
          <w:rFonts w:asciiTheme="minorEastAsia" w:hAnsiTheme="minorEastAsia"/>
        </w:rPr>
        <w:t>会自动恢复制冰。</w:t>
      </w:r>
    </w:p>
    <w:p w14:paraId="04D2B89A" w14:textId="77777777" w:rsidR="00563547" w:rsidRDefault="00184BCF">
      <w:pPr>
        <w:pStyle w:val="af9"/>
        <w:ind w:left="284" w:firstLineChars="0" w:firstLine="0"/>
        <w:rPr>
          <w:rFonts w:asciiTheme="minorEastAsia" w:hAnsiTheme="minorEastAsia" w:hint="eastAsia"/>
        </w:rPr>
      </w:pPr>
      <w:r>
        <w:rPr>
          <w:noProof/>
        </w:rPr>
        <w:drawing>
          <wp:inline distT="0" distB="0" distL="0" distR="0" wp14:anchorId="04D2B960" wp14:editId="04D2B961">
            <wp:extent cx="1109345" cy="244475"/>
            <wp:effectExtent l="0" t="0" r="0" b="3175"/>
            <wp:docPr id="125283819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38199" name="图形 1"/>
                    <pic:cNvPicPr>
                      <a:picLocks noChangeAspect="1"/>
                    </pic:cNvPicPr>
                  </pic:nvPicPr>
                  <pic:blipFill>
                    <a:blip r:embed="rId41" cstate="print">
                      <a:extLst>
                        <a:ext uri="{96DAC541-7B7A-43D3-8B79-37D633B846F1}">
                          <asvg:svgBlip xmlns:asvg="http://schemas.microsoft.com/office/drawing/2016/SVG/main" r:embed="rId42"/>
                        </a:ext>
                      </a:extLst>
                    </a:blip>
                    <a:stretch>
                      <a:fillRect/>
                    </a:stretch>
                  </pic:blipFill>
                  <pic:spPr>
                    <a:xfrm>
                      <a:off x="0" y="0"/>
                      <a:ext cx="1126024" cy="248107"/>
                    </a:xfrm>
                    <a:prstGeom prst="rect">
                      <a:avLst/>
                    </a:prstGeom>
                  </pic:spPr>
                </pic:pic>
              </a:graphicData>
            </a:graphic>
          </wp:inline>
        </w:drawing>
      </w:r>
    </w:p>
    <w:p w14:paraId="04D2B89B" w14:textId="77777777" w:rsidR="00563547" w:rsidRDefault="00184BCF">
      <w:pPr>
        <w:pStyle w:val="af9"/>
        <w:numPr>
          <w:ilvl w:val="0"/>
          <w:numId w:val="16"/>
        </w:numPr>
        <w:ind w:firstLineChars="0"/>
        <w:rPr>
          <w:rFonts w:asciiTheme="minorEastAsia" w:hAnsiTheme="minorEastAsia" w:hint="eastAsia"/>
        </w:rPr>
      </w:pPr>
      <w:r>
        <w:rPr>
          <w:rFonts w:asciiTheme="minorEastAsia" w:hAnsiTheme="minorEastAsia" w:hint="eastAsia"/>
        </w:rPr>
        <w:t>请留意，制冰期间若ADD WATER警示灯点亮红灯，</w:t>
      </w:r>
      <w:del w:id="509" w:author="tongh" w:date="2026-02-04T17:37:00Z">
        <w:r>
          <w:rPr>
            <w:rFonts w:asciiTheme="minorEastAsia" w:hAnsiTheme="minorEastAsia"/>
          </w:rPr>
          <w:delText>设备</w:delText>
        </w:r>
      </w:del>
      <w:ins w:id="510" w:author="tongh" w:date="2026-02-04T17:37:00Z">
        <w:r>
          <w:rPr>
            <w:rFonts w:asciiTheme="minorEastAsia" w:hAnsiTheme="minorEastAsia" w:hint="eastAsia"/>
          </w:rPr>
          <w:t>产品</w:t>
        </w:r>
      </w:ins>
      <w:r>
        <w:rPr>
          <w:rFonts w:asciiTheme="minorEastAsia" w:hAnsiTheme="minorEastAsia" w:hint="eastAsia"/>
        </w:rPr>
        <w:t>会停止制冰，请及时给水箱补充水。</w:t>
      </w:r>
    </w:p>
    <w:p w14:paraId="04D2B89C" w14:textId="77777777" w:rsidR="00563547" w:rsidRDefault="00184BCF">
      <w:pPr>
        <w:pStyle w:val="af9"/>
        <w:ind w:left="284" w:firstLineChars="0" w:firstLine="0"/>
        <w:rPr>
          <w:rFonts w:asciiTheme="minorEastAsia" w:hAnsiTheme="minorEastAsia" w:hint="eastAsia"/>
        </w:rPr>
      </w:pPr>
      <w:r>
        <w:rPr>
          <w:noProof/>
        </w:rPr>
        <w:drawing>
          <wp:inline distT="0" distB="0" distL="0" distR="0" wp14:anchorId="04D2B962" wp14:editId="04D2B963">
            <wp:extent cx="1153795" cy="254000"/>
            <wp:effectExtent l="0" t="0" r="8255" b="0"/>
            <wp:docPr id="18382937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93745" name="图形 1"/>
                    <pic:cNvPicPr>
                      <a:picLocks noChangeAspect="1"/>
                    </pic:cNvPicPr>
                  </pic:nvPicPr>
                  <pic:blipFill>
                    <a:blip r:embed="rId43" cstate="print">
                      <a:extLst>
                        <a:ext uri="{96DAC541-7B7A-43D3-8B79-37D633B846F1}">
                          <asvg:svgBlip xmlns:asvg="http://schemas.microsoft.com/office/drawing/2016/SVG/main" r:embed="rId44"/>
                        </a:ext>
                      </a:extLst>
                    </a:blip>
                    <a:stretch>
                      <a:fillRect/>
                    </a:stretch>
                  </pic:blipFill>
                  <pic:spPr>
                    <a:xfrm>
                      <a:off x="0" y="0"/>
                      <a:ext cx="1163100" cy="256276"/>
                    </a:xfrm>
                    <a:prstGeom prst="rect">
                      <a:avLst/>
                    </a:prstGeom>
                  </pic:spPr>
                </pic:pic>
              </a:graphicData>
            </a:graphic>
          </wp:inline>
        </w:drawing>
      </w:r>
    </w:p>
    <w:p w14:paraId="04D2B89D" w14:textId="77777777" w:rsidR="00563547" w:rsidRDefault="00184BCF">
      <w:pPr>
        <w:pStyle w:val="1"/>
        <w:rPr>
          <w:rFonts w:asciiTheme="minorEastAsia" w:hAnsiTheme="minorEastAsia" w:hint="eastAsia"/>
          <w:color w:val="auto"/>
        </w:rPr>
      </w:pPr>
      <w:bookmarkStart w:id="511" w:name="_Toc221140286"/>
      <w:r>
        <w:rPr>
          <w:rFonts w:asciiTheme="minorEastAsia" w:hAnsiTheme="minorEastAsia" w:hint="cs"/>
          <w:color w:val="auto"/>
        </w:rPr>
        <w:t>维护和保养</w:t>
      </w:r>
      <w:bookmarkEnd w:id="511"/>
    </w:p>
    <w:p w14:paraId="04D2B89E" w14:textId="77777777" w:rsidR="00563547" w:rsidRDefault="00184BCF">
      <w:pPr>
        <w:pStyle w:val="af9"/>
        <w:numPr>
          <w:ilvl w:val="0"/>
          <w:numId w:val="17"/>
        </w:numPr>
        <w:ind w:firstLineChars="0"/>
        <w:rPr>
          <w:rFonts w:asciiTheme="minorEastAsia" w:hAnsiTheme="minorEastAsia" w:hint="eastAsia"/>
        </w:rPr>
      </w:pPr>
      <w:r>
        <w:rPr>
          <w:rFonts w:asciiTheme="minorEastAsia" w:hAnsiTheme="minorEastAsia"/>
        </w:rPr>
        <w:t>清洁保养前拔掉插头，断开电源。</w:t>
      </w:r>
    </w:p>
    <w:p w14:paraId="04D2B89F" w14:textId="5CF382CB" w:rsidR="00563547" w:rsidRDefault="00184BCF">
      <w:pPr>
        <w:pStyle w:val="af9"/>
        <w:numPr>
          <w:ilvl w:val="0"/>
          <w:numId w:val="17"/>
        </w:numPr>
        <w:ind w:firstLineChars="0"/>
        <w:rPr>
          <w:rFonts w:asciiTheme="minorEastAsia" w:hAnsiTheme="minorEastAsia" w:hint="eastAsia"/>
        </w:rPr>
      </w:pPr>
      <w:r>
        <w:rPr>
          <w:rFonts w:asciiTheme="minorEastAsia" w:hAnsiTheme="minorEastAsia"/>
        </w:rPr>
        <w:t>请遵循</w:t>
      </w:r>
      <w:r>
        <w:rPr>
          <w:rFonts w:asciiTheme="minorEastAsia" w:hAnsiTheme="minorEastAsia"/>
          <w:i/>
          <w:iCs/>
        </w:rPr>
        <w:t>“</w:t>
      </w:r>
      <w:commentRangeStart w:id="512"/>
      <w:del w:id="513" w:author="Aiden D" w:date="2026-02-04T23:21:00Z" w16du:dateUtc="2026-02-04T15:21:00Z">
        <w:r w:rsidDel="001B4B13">
          <w:rPr>
            <w:rFonts w:asciiTheme="minorEastAsia" w:hAnsiTheme="minorEastAsia" w:hint="eastAsia"/>
            <w:i/>
            <w:iCs/>
          </w:rPr>
          <w:delText>设备</w:delText>
        </w:r>
        <w:commentRangeEnd w:id="512"/>
        <w:r w:rsidDel="001B4B13">
          <w:rPr>
            <w:rStyle w:val="af8"/>
            <w:rFonts w:asciiTheme="minorEastAsia" w:hAnsiTheme="minorEastAsia" w:hint="eastAsia"/>
            <w:i/>
            <w:iCs/>
            <w:sz w:val="18"/>
            <w:szCs w:val="20"/>
          </w:rPr>
          <w:commentReference w:id="512"/>
        </w:r>
      </w:del>
      <w:del w:id="514" w:author="Aiden D" w:date="2026-02-04T23:24:00Z" w16du:dateUtc="2026-02-04T15:24:00Z">
        <w:r w:rsidDel="00AA24D6">
          <w:rPr>
            <w:rFonts w:asciiTheme="minorEastAsia" w:hAnsiTheme="minorEastAsia" w:hint="eastAsia"/>
            <w:i/>
            <w:iCs/>
          </w:rPr>
          <w:delText>操作注意事项-如何清洁</w:delText>
        </w:r>
      </w:del>
      <w:ins w:id="515" w:author="Aiden D" w:date="2026-02-04T23:23:00Z" w16du:dateUtc="2026-02-04T15:23:00Z">
        <w:r w:rsidR="001B4B13" w:rsidRPr="00AA24D6">
          <w:rPr>
            <w:rFonts w:asciiTheme="minorEastAsia" w:hAnsiTheme="minorEastAsia" w:hint="eastAsia"/>
            <w:i/>
            <w:iCs/>
          </w:rPr>
          <w:fldChar w:fldCharType="begin"/>
        </w:r>
        <w:r w:rsidR="001B4B13" w:rsidRPr="00AA24D6">
          <w:rPr>
            <w:rFonts w:asciiTheme="minorEastAsia" w:hAnsiTheme="minorEastAsia" w:hint="eastAsia"/>
            <w:i/>
            <w:iCs/>
          </w:rPr>
          <w:instrText xml:space="preserve"> REF _Ref221002575 \h </w:instrText>
        </w:r>
      </w:ins>
      <w:r w:rsidR="00AA24D6" w:rsidRPr="00AA24D6">
        <w:rPr>
          <w:rFonts w:asciiTheme="minorEastAsia" w:hAnsiTheme="minorEastAsia" w:hint="eastAsia"/>
          <w:i/>
          <w:iCs/>
          <w:rPrChange w:id="516" w:author="Aiden D" w:date="2026-02-04T23:24:00Z" w16du:dateUtc="2026-02-04T15:24:00Z">
            <w:rPr>
              <w:rFonts w:asciiTheme="minorEastAsia" w:hAnsiTheme="minorEastAsia" w:hint="eastAsia"/>
            </w:rPr>
          </w:rPrChange>
        </w:rPr>
        <w:instrText xml:space="preserve"> \* MERGEFORMAT </w:instrText>
      </w:r>
      <w:r w:rsidR="001B4B13" w:rsidRPr="00AA24D6">
        <w:rPr>
          <w:rFonts w:asciiTheme="minorEastAsia" w:hAnsiTheme="minorEastAsia" w:hint="eastAsia"/>
          <w:i/>
          <w:iCs/>
        </w:rPr>
      </w:r>
      <w:ins w:id="517" w:author="Aiden D" w:date="2026-02-04T23:23:00Z" w16du:dateUtc="2026-02-04T15:23:00Z">
        <w:r w:rsidR="001B4B13" w:rsidRPr="00AA24D6">
          <w:rPr>
            <w:rFonts w:asciiTheme="minorEastAsia" w:hAnsiTheme="minorEastAsia" w:hint="eastAsia"/>
            <w:i/>
            <w:iCs/>
          </w:rPr>
          <w:fldChar w:fldCharType="separate"/>
        </w:r>
      </w:ins>
      <w:ins w:id="518" w:author="Aiden D" w:date="2026-02-04T23:30:00Z" w16du:dateUtc="2026-02-04T15:30:00Z">
        <w:r w:rsidR="00D462BD" w:rsidRPr="00D462BD">
          <w:rPr>
            <w:rFonts w:hint="eastAsia"/>
            <w:i/>
            <w:iCs/>
            <w:rPrChange w:id="519" w:author="Aiden D" w:date="2026-02-04T23:30:00Z" w16du:dateUtc="2026-02-04T15:30:00Z">
              <w:rPr>
                <w:rFonts w:hint="eastAsia"/>
              </w:rPr>
            </w:rPrChange>
          </w:rPr>
          <w:t>产品操作注意事项</w:t>
        </w:r>
      </w:ins>
      <w:ins w:id="520" w:author="Aiden D" w:date="2026-02-04T23:23:00Z" w16du:dateUtc="2026-02-04T15:23:00Z">
        <w:r w:rsidR="001B4B13" w:rsidRPr="00AA24D6">
          <w:rPr>
            <w:rFonts w:asciiTheme="minorEastAsia" w:hAnsiTheme="minorEastAsia" w:hint="eastAsia"/>
            <w:i/>
            <w:iCs/>
          </w:rPr>
          <w:fldChar w:fldCharType="end"/>
        </w:r>
        <w:r w:rsidR="001B4B13" w:rsidRPr="00AA24D6">
          <w:rPr>
            <w:rFonts w:asciiTheme="minorEastAsia" w:hAnsiTheme="minorEastAsia" w:hint="eastAsia"/>
            <w:i/>
            <w:iCs/>
          </w:rPr>
          <w:t>-</w:t>
        </w:r>
        <w:r w:rsidR="001B4B13" w:rsidRPr="00AA24D6">
          <w:rPr>
            <w:rFonts w:asciiTheme="minorEastAsia" w:hAnsiTheme="minorEastAsia" w:hint="eastAsia"/>
            <w:i/>
            <w:iCs/>
          </w:rPr>
          <w:fldChar w:fldCharType="begin"/>
        </w:r>
        <w:r w:rsidR="001B4B13" w:rsidRPr="00AA24D6">
          <w:rPr>
            <w:rFonts w:asciiTheme="minorEastAsia" w:hAnsiTheme="minorEastAsia" w:hint="eastAsia"/>
            <w:i/>
            <w:iCs/>
          </w:rPr>
          <w:instrText xml:space="preserve"> REF _Ref221002723 \h </w:instrText>
        </w:r>
      </w:ins>
      <w:r w:rsidR="00AA24D6" w:rsidRPr="00AA24D6">
        <w:rPr>
          <w:rFonts w:asciiTheme="minorEastAsia" w:hAnsiTheme="minorEastAsia" w:hint="eastAsia"/>
          <w:i/>
          <w:iCs/>
          <w:rPrChange w:id="521" w:author="Aiden D" w:date="2026-02-04T23:24:00Z" w16du:dateUtc="2026-02-04T15:24:00Z">
            <w:rPr>
              <w:rFonts w:asciiTheme="minorEastAsia" w:hAnsiTheme="minorEastAsia" w:hint="eastAsia"/>
            </w:rPr>
          </w:rPrChange>
        </w:rPr>
        <w:instrText xml:space="preserve"> \* MERGEFORMAT </w:instrText>
      </w:r>
      <w:r w:rsidR="001B4B13" w:rsidRPr="00AA24D6">
        <w:rPr>
          <w:rFonts w:asciiTheme="minorEastAsia" w:hAnsiTheme="minorEastAsia" w:hint="eastAsia"/>
          <w:i/>
          <w:iCs/>
        </w:rPr>
      </w:r>
      <w:ins w:id="522" w:author="Aiden D" w:date="2026-02-04T23:23:00Z" w16du:dateUtc="2026-02-04T15:23:00Z">
        <w:r w:rsidR="001B4B13" w:rsidRPr="00AA24D6">
          <w:rPr>
            <w:rFonts w:asciiTheme="minorEastAsia" w:hAnsiTheme="minorEastAsia" w:hint="eastAsia"/>
            <w:i/>
            <w:iCs/>
          </w:rPr>
          <w:fldChar w:fldCharType="separate"/>
        </w:r>
      </w:ins>
      <w:ins w:id="523" w:author="Aiden D" w:date="2026-02-04T23:30:00Z" w16du:dateUtc="2026-02-04T15:30:00Z">
        <w:r w:rsidR="00D462BD" w:rsidRPr="00D462BD">
          <w:rPr>
            <w:rFonts w:asciiTheme="minorEastAsia" w:hAnsiTheme="minorEastAsia" w:hint="eastAsia"/>
            <w:i/>
            <w:iCs/>
            <w:rPrChange w:id="524" w:author="Aiden D" w:date="2026-02-04T23:30:00Z" w16du:dateUtc="2026-02-04T15:30:00Z">
              <w:rPr>
                <w:rFonts w:asciiTheme="minorEastAsia" w:hAnsiTheme="minorEastAsia" w:hint="eastAsia"/>
              </w:rPr>
            </w:rPrChange>
          </w:rPr>
          <w:t>如何清洁</w:t>
        </w:r>
      </w:ins>
      <w:ins w:id="525" w:author="Aiden D" w:date="2026-02-04T23:23:00Z" w16du:dateUtc="2026-02-04T15:23:00Z">
        <w:r w:rsidR="001B4B13" w:rsidRPr="00AA24D6">
          <w:rPr>
            <w:rFonts w:asciiTheme="minorEastAsia" w:hAnsiTheme="minorEastAsia" w:hint="eastAsia"/>
            <w:i/>
            <w:iCs/>
          </w:rPr>
          <w:fldChar w:fldCharType="end"/>
        </w:r>
        <w:r w:rsidR="00AA24D6" w:rsidRPr="00AA24D6">
          <w:rPr>
            <w:rFonts w:asciiTheme="minorEastAsia" w:hAnsiTheme="minorEastAsia" w:hint="eastAsia"/>
            <w:i/>
            <w:iCs/>
          </w:rPr>
          <w:t>：P.</w:t>
        </w:r>
        <w:r w:rsidR="00AA24D6" w:rsidRPr="00AA24D6">
          <w:rPr>
            <w:rFonts w:asciiTheme="minorEastAsia" w:hAnsiTheme="minorEastAsia" w:hint="eastAsia"/>
            <w:i/>
            <w:iCs/>
          </w:rPr>
          <w:fldChar w:fldCharType="begin"/>
        </w:r>
        <w:r w:rsidR="00AA24D6" w:rsidRPr="00AA24D6">
          <w:rPr>
            <w:rFonts w:asciiTheme="minorEastAsia" w:hAnsiTheme="minorEastAsia" w:hint="eastAsia"/>
            <w:i/>
            <w:iCs/>
          </w:rPr>
          <w:instrText xml:space="preserve"> PAGEREF _Ref221002723 \h </w:instrText>
        </w:r>
      </w:ins>
      <w:r w:rsidR="00AA24D6" w:rsidRPr="00AA24D6">
        <w:rPr>
          <w:rFonts w:asciiTheme="minorEastAsia" w:hAnsiTheme="minorEastAsia" w:hint="eastAsia"/>
          <w:i/>
          <w:iCs/>
        </w:rPr>
      </w:r>
      <w:ins w:id="526" w:author="Aiden D" w:date="2026-02-04T23:23:00Z" w16du:dateUtc="2026-02-04T15:23:00Z">
        <w:r w:rsidR="00AA24D6" w:rsidRPr="00AA24D6">
          <w:rPr>
            <w:rFonts w:asciiTheme="minorEastAsia" w:hAnsiTheme="minorEastAsia" w:hint="eastAsia"/>
            <w:i/>
            <w:iCs/>
          </w:rPr>
          <w:fldChar w:fldCharType="separate"/>
        </w:r>
      </w:ins>
      <w:ins w:id="527" w:author="Aiden D" w:date="2026-02-04T23:30:00Z" w16du:dateUtc="2026-02-04T15:30:00Z">
        <w:r w:rsidR="00D462BD">
          <w:rPr>
            <w:rFonts w:asciiTheme="minorEastAsia" w:hAnsiTheme="minorEastAsia" w:hint="eastAsia"/>
            <w:i/>
            <w:iCs/>
            <w:noProof/>
          </w:rPr>
          <w:t>6</w:t>
        </w:r>
      </w:ins>
      <w:ins w:id="528" w:author="Aiden D" w:date="2026-02-04T23:23:00Z" w16du:dateUtc="2026-02-04T15:23:00Z">
        <w:r w:rsidR="00AA24D6" w:rsidRPr="00AA24D6">
          <w:rPr>
            <w:rFonts w:asciiTheme="minorEastAsia" w:hAnsiTheme="minorEastAsia" w:hint="eastAsia"/>
            <w:i/>
            <w:iCs/>
          </w:rPr>
          <w:fldChar w:fldCharType="end"/>
        </w:r>
      </w:ins>
      <w:r w:rsidRPr="00AA24D6">
        <w:rPr>
          <w:rFonts w:asciiTheme="minorEastAsia" w:hAnsiTheme="minorEastAsia"/>
          <w:i/>
          <w:iCs/>
        </w:rPr>
        <w:t>”</w:t>
      </w:r>
      <w:r>
        <w:rPr>
          <w:rFonts w:asciiTheme="minorEastAsia" w:hAnsiTheme="minorEastAsia"/>
        </w:rPr>
        <w:t>来清洁</w:t>
      </w:r>
      <w:del w:id="529" w:author="Aiden D" w:date="2026-02-04T23:21:00Z" w16du:dateUtc="2026-02-04T15:21:00Z">
        <w:r w:rsidDel="001B4B13">
          <w:rPr>
            <w:rFonts w:asciiTheme="minorEastAsia" w:hAnsiTheme="minorEastAsia"/>
          </w:rPr>
          <w:delText>设备</w:delText>
        </w:r>
      </w:del>
      <w:ins w:id="530" w:author="Aiden D" w:date="2026-02-04T23:21:00Z" w16du:dateUtc="2026-02-04T15:21:00Z">
        <w:r w:rsidR="001B4B13">
          <w:rPr>
            <w:rFonts w:asciiTheme="minorEastAsia" w:hAnsiTheme="minorEastAsia"/>
          </w:rPr>
          <w:t>产品</w:t>
        </w:r>
      </w:ins>
      <w:r>
        <w:rPr>
          <w:rFonts w:asciiTheme="minorEastAsia" w:hAnsiTheme="minorEastAsia"/>
        </w:rPr>
        <w:t>。</w:t>
      </w:r>
    </w:p>
    <w:p w14:paraId="04D2B8A0" w14:textId="04BBF109" w:rsidR="00563547" w:rsidRDefault="00184BCF">
      <w:pPr>
        <w:pStyle w:val="af9"/>
        <w:numPr>
          <w:ilvl w:val="0"/>
          <w:numId w:val="17"/>
        </w:numPr>
        <w:ind w:firstLineChars="0"/>
        <w:rPr>
          <w:rFonts w:asciiTheme="minorEastAsia" w:hAnsiTheme="minorEastAsia" w:hint="eastAsia"/>
        </w:rPr>
      </w:pPr>
      <w:r>
        <w:rPr>
          <w:rFonts w:asciiTheme="minorEastAsia" w:hAnsiTheme="minorEastAsia"/>
        </w:rPr>
        <w:t>不定期用湿布清洁</w:t>
      </w:r>
      <w:del w:id="531" w:author="Aiden D" w:date="2026-02-04T23:21:00Z" w16du:dateUtc="2026-02-04T15:21:00Z">
        <w:r w:rsidDel="001B4B13">
          <w:rPr>
            <w:rFonts w:asciiTheme="minorEastAsia" w:hAnsiTheme="minorEastAsia"/>
          </w:rPr>
          <w:delText>设备</w:delText>
        </w:r>
      </w:del>
      <w:ins w:id="532" w:author="Aiden D" w:date="2026-02-04T23:21:00Z" w16du:dateUtc="2026-02-04T15:21:00Z">
        <w:r w:rsidR="001B4B13">
          <w:rPr>
            <w:rFonts w:asciiTheme="minorEastAsia" w:hAnsiTheme="minorEastAsia"/>
          </w:rPr>
          <w:t>产品</w:t>
        </w:r>
      </w:ins>
      <w:r>
        <w:rPr>
          <w:rFonts w:asciiTheme="minorEastAsia" w:hAnsiTheme="minorEastAsia"/>
        </w:rPr>
        <w:t>表面，以清除灰尘、脏污。</w:t>
      </w:r>
    </w:p>
    <w:p w14:paraId="04D2B8A1" w14:textId="77777777" w:rsidR="00563547" w:rsidRDefault="00184BCF">
      <w:pPr>
        <w:pStyle w:val="af9"/>
        <w:numPr>
          <w:ilvl w:val="0"/>
          <w:numId w:val="17"/>
        </w:numPr>
        <w:ind w:firstLineChars="0"/>
        <w:rPr>
          <w:rFonts w:asciiTheme="minorEastAsia" w:hAnsiTheme="minorEastAsia" w:hint="eastAsia"/>
        </w:rPr>
      </w:pPr>
      <w:r>
        <w:rPr>
          <w:rFonts w:asciiTheme="minorEastAsia" w:hAnsiTheme="minorEastAsia"/>
        </w:rPr>
        <w:t>定期用干净的水清洗柜内部，建议每天使用前清洗一次。</w:t>
      </w:r>
    </w:p>
    <w:p w14:paraId="04D2B8A2" w14:textId="3F65D419" w:rsidR="00563547" w:rsidRDefault="00184BCF">
      <w:pPr>
        <w:pStyle w:val="af9"/>
        <w:numPr>
          <w:ilvl w:val="0"/>
          <w:numId w:val="17"/>
        </w:numPr>
        <w:ind w:firstLineChars="0"/>
        <w:rPr>
          <w:rFonts w:asciiTheme="minorEastAsia" w:hAnsiTheme="minorEastAsia" w:hint="eastAsia"/>
        </w:rPr>
      </w:pPr>
      <w:r>
        <w:rPr>
          <w:rFonts w:asciiTheme="minorEastAsia" w:hAnsiTheme="minorEastAsia" w:hint="eastAsia"/>
        </w:rPr>
        <w:t>长时间不使用</w:t>
      </w:r>
      <w:del w:id="533" w:author="Aiden D" w:date="2026-02-04T23:21:00Z" w16du:dateUtc="2026-02-04T15:21:00Z">
        <w:r w:rsidDel="001B4B13">
          <w:rPr>
            <w:rFonts w:asciiTheme="minorEastAsia" w:hAnsiTheme="minorEastAsia" w:hint="eastAsia"/>
          </w:rPr>
          <w:delText>设备</w:delText>
        </w:r>
      </w:del>
      <w:ins w:id="534" w:author="Aiden D" w:date="2026-02-04T23:21:00Z" w16du:dateUtc="2026-02-04T15:21:00Z">
        <w:r w:rsidR="001B4B13">
          <w:rPr>
            <w:rFonts w:asciiTheme="minorEastAsia" w:hAnsiTheme="minorEastAsia" w:hint="eastAsia"/>
          </w:rPr>
          <w:t>产品</w:t>
        </w:r>
      </w:ins>
      <w:r>
        <w:rPr>
          <w:rFonts w:asciiTheme="minorEastAsia" w:hAnsiTheme="minorEastAsia" w:hint="eastAsia"/>
        </w:rPr>
        <w:t>，在储存前，请遵循</w:t>
      </w:r>
      <w:r>
        <w:rPr>
          <w:rFonts w:asciiTheme="minorEastAsia" w:hAnsiTheme="minorEastAsia" w:hint="eastAsia"/>
          <w:i/>
          <w:iCs/>
        </w:rPr>
        <w:t>“</w:t>
      </w:r>
      <w:r>
        <w:fldChar w:fldCharType="begin"/>
      </w:r>
      <w:r w:rsidR="00563547">
        <w:instrText xml:space="preserve"> REF _Ref221002703 \h  \* MERGEFORMAT </w:instrText>
      </w:r>
      <w:r>
        <w:fldChar w:fldCharType="separate"/>
      </w:r>
      <w:ins w:id="535" w:author="Aiden D" w:date="2026-02-04T23:30:00Z" w16du:dateUtc="2026-02-04T15:30:00Z">
        <w:r w:rsidR="00D462BD" w:rsidRPr="00D462BD">
          <w:rPr>
            <w:rFonts w:hint="eastAsia"/>
            <w:i/>
            <w:iCs/>
            <w:rPrChange w:id="536" w:author="Aiden D" w:date="2026-02-04T23:30:00Z" w16du:dateUtc="2026-02-04T15:30:00Z">
              <w:rPr>
                <w:rFonts w:hint="eastAsia"/>
              </w:rPr>
            </w:rPrChange>
          </w:rPr>
          <w:t>产品操作注意事项</w:t>
        </w:r>
      </w:ins>
      <w:del w:id="537" w:author="Aiden D" w:date="2026-02-04T23:24:00Z" w16du:dateUtc="2026-02-04T15:24:00Z">
        <w:r w:rsidR="00563547" w:rsidDel="00AA24D6">
          <w:rPr>
            <w:rFonts w:hint="eastAsia"/>
            <w:i/>
            <w:iCs/>
          </w:rPr>
          <w:delText>设备操作注意事项</w:delText>
        </w:r>
      </w:del>
      <w:r>
        <w:fldChar w:fldCharType="end"/>
      </w:r>
      <w:r>
        <w:rPr>
          <w:rFonts w:asciiTheme="minorEastAsia" w:hAnsiTheme="minorEastAsia" w:hint="eastAsia"/>
          <w:i/>
          <w:iCs/>
        </w:rPr>
        <w:t>-</w:t>
      </w:r>
      <w:r w:rsidR="00563547">
        <w:rPr>
          <w:rFonts w:asciiTheme="minorEastAsia" w:hAnsiTheme="minorEastAsia" w:hint="eastAsia"/>
          <w:i/>
          <w:iCs/>
        </w:rPr>
        <w:fldChar w:fldCharType="begin"/>
      </w:r>
      <w:r>
        <w:rPr>
          <w:rFonts w:asciiTheme="minorEastAsia" w:hAnsiTheme="minorEastAsia" w:hint="eastAsia"/>
          <w:i/>
          <w:iCs/>
        </w:rPr>
        <w:instrText xml:space="preserve"> REF _Ref221002723 \h  \* MERGEFORMAT </w:instrText>
      </w:r>
      <w:r w:rsidR="00563547">
        <w:rPr>
          <w:rFonts w:asciiTheme="minorEastAsia" w:hAnsiTheme="minorEastAsia" w:hint="eastAsia"/>
          <w:i/>
          <w:iCs/>
        </w:rPr>
      </w:r>
      <w:r w:rsidR="00563547">
        <w:rPr>
          <w:rFonts w:asciiTheme="minorEastAsia" w:hAnsiTheme="minorEastAsia" w:hint="eastAsia"/>
          <w:i/>
          <w:iCs/>
        </w:rPr>
        <w:fldChar w:fldCharType="separate"/>
      </w:r>
      <w:ins w:id="538" w:author="Aiden D" w:date="2026-02-04T23:30:00Z" w16du:dateUtc="2026-02-04T15:30:00Z">
        <w:r w:rsidR="00D462BD" w:rsidRPr="00D462BD">
          <w:rPr>
            <w:rFonts w:asciiTheme="minorEastAsia" w:hAnsiTheme="minorEastAsia" w:hint="eastAsia"/>
            <w:i/>
            <w:iCs/>
            <w:rPrChange w:id="539" w:author="Aiden D" w:date="2026-02-04T23:30:00Z" w16du:dateUtc="2026-02-04T15:30:00Z">
              <w:rPr>
                <w:rFonts w:asciiTheme="minorEastAsia" w:hAnsiTheme="minorEastAsia" w:hint="eastAsia"/>
              </w:rPr>
            </w:rPrChange>
          </w:rPr>
          <w:t>如何清洁</w:t>
        </w:r>
      </w:ins>
      <w:del w:id="540" w:author="Aiden D" w:date="2026-02-04T23:30:00Z" w16du:dateUtc="2026-02-04T15:30:00Z">
        <w:r w:rsidDel="00D462BD">
          <w:rPr>
            <w:rFonts w:asciiTheme="minorEastAsia" w:hAnsiTheme="minorEastAsia" w:hint="eastAsia"/>
            <w:i/>
            <w:iCs/>
          </w:rPr>
          <w:delText>如何清洁</w:delText>
        </w:r>
      </w:del>
      <w:r w:rsidR="00563547">
        <w:rPr>
          <w:rFonts w:asciiTheme="minorEastAsia" w:hAnsiTheme="minorEastAsia" w:hint="eastAsia"/>
          <w:i/>
          <w:iCs/>
        </w:rPr>
        <w:fldChar w:fldCharType="end"/>
      </w:r>
      <w:r>
        <w:rPr>
          <w:rFonts w:asciiTheme="minorEastAsia" w:hAnsiTheme="minorEastAsia" w:hint="eastAsia"/>
          <w:i/>
          <w:iCs/>
        </w:rPr>
        <w:t>-</w:t>
      </w:r>
      <w:r>
        <w:fldChar w:fldCharType="begin"/>
      </w:r>
      <w:r w:rsidR="00563547">
        <w:instrText xml:space="preserve"> REF _Ref221002754 \r \h  \* MERGEFORMAT </w:instrText>
      </w:r>
      <w:r>
        <w:fldChar w:fldCharType="separate"/>
      </w:r>
      <w:r w:rsidR="00D462BD">
        <w:rPr>
          <w:rFonts w:hint="eastAsia"/>
        </w:rPr>
        <w:t>3</w:t>
      </w:r>
      <w:r>
        <w:fldChar w:fldCharType="end"/>
      </w:r>
      <w:r w:rsidR="00563547">
        <w:rPr>
          <w:rFonts w:asciiTheme="minorEastAsia" w:hAnsiTheme="minorEastAsia" w:hint="eastAsia"/>
          <w:i/>
          <w:iCs/>
        </w:rPr>
        <w:fldChar w:fldCharType="begin"/>
      </w:r>
      <w:r>
        <w:rPr>
          <w:rFonts w:asciiTheme="minorEastAsia" w:hAnsiTheme="minorEastAsia" w:hint="eastAsia"/>
          <w:i/>
          <w:iCs/>
        </w:rPr>
        <w:instrText xml:space="preserve"> REF _Ref221002754 \h  \* MERGEFORMAT </w:instrText>
      </w:r>
      <w:r w:rsidR="00563547">
        <w:rPr>
          <w:rFonts w:asciiTheme="minorEastAsia" w:hAnsiTheme="minorEastAsia" w:hint="eastAsia"/>
          <w:i/>
          <w:iCs/>
        </w:rPr>
      </w:r>
      <w:r w:rsidR="00563547">
        <w:rPr>
          <w:rFonts w:asciiTheme="minorEastAsia" w:hAnsiTheme="minorEastAsia" w:hint="eastAsia"/>
          <w:i/>
          <w:iCs/>
        </w:rPr>
        <w:fldChar w:fldCharType="separate"/>
      </w:r>
      <w:ins w:id="541" w:author="Aiden D" w:date="2026-02-04T23:30:00Z" w16du:dateUtc="2026-02-04T15:30:00Z">
        <w:r w:rsidR="00D462BD" w:rsidRPr="00D462BD">
          <w:rPr>
            <w:rFonts w:asciiTheme="minorEastAsia" w:hAnsiTheme="minorEastAsia" w:hint="eastAsia"/>
            <w:i/>
            <w:iCs/>
            <w:rPrChange w:id="542" w:author="Aiden D" w:date="2026-02-04T23:30:00Z" w16du:dateUtc="2026-02-04T15:30:00Z">
              <w:rPr>
                <w:rFonts w:asciiTheme="minorEastAsia" w:hAnsiTheme="minorEastAsia" w:hint="eastAsia"/>
              </w:rPr>
            </w:rPrChange>
          </w:rPr>
          <w:t>储存前的清洁：</w:t>
        </w:r>
      </w:ins>
      <w:del w:id="543" w:author="Aiden D" w:date="2026-02-04T23:30:00Z" w16du:dateUtc="2026-02-04T15:30:00Z">
        <w:r w:rsidDel="00D462BD">
          <w:rPr>
            <w:rFonts w:asciiTheme="minorEastAsia" w:hAnsiTheme="minorEastAsia"/>
            <w:i/>
            <w:iCs/>
          </w:rPr>
          <w:delText>储存前的清洁：</w:delText>
        </w:r>
      </w:del>
      <w:r w:rsidR="00563547">
        <w:rPr>
          <w:rFonts w:asciiTheme="minorEastAsia" w:hAnsiTheme="minorEastAsia" w:hint="eastAsia"/>
          <w:i/>
          <w:iCs/>
        </w:rPr>
        <w:fldChar w:fldCharType="end"/>
      </w:r>
      <w:r>
        <w:rPr>
          <w:rFonts w:asciiTheme="minorEastAsia" w:hAnsiTheme="minorEastAsia" w:hint="eastAsia"/>
          <w:i/>
          <w:iCs/>
        </w:rPr>
        <w:t>P.</w:t>
      </w:r>
      <w:r w:rsidR="00563547">
        <w:rPr>
          <w:rFonts w:asciiTheme="minorEastAsia" w:hAnsiTheme="minorEastAsia" w:hint="eastAsia"/>
          <w:i/>
          <w:iCs/>
        </w:rPr>
        <w:fldChar w:fldCharType="begin"/>
      </w:r>
      <w:r>
        <w:rPr>
          <w:rFonts w:asciiTheme="minorEastAsia" w:hAnsiTheme="minorEastAsia" w:hint="eastAsia"/>
          <w:i/>
          <w:iCs/>
        </w:rPr>
        <w:instrText xml:space="preserve"> PAGEREF _Ref221002754 \h </w:instrText>
      </w:r>
      <w:r w:rsidR="00563547">
        <w:rPr>
          <w:rFonts w:asciiTheme="minorEastAsia" w:hAnsiTheme="minorEastAsia" w:hint="eastAsia"/>
          <w:i/>
          <w:iCs/>
        </w:rPr>
      </w:r>
      <w:r w:rsidR="00563547">
        <w:rPr>
          <w:rFonts w:asciiTheme="minorEastAsia" w:hAnsiTheme="minorEastAsia" w:hint="eastAsia"/>
          <w:i/>
          <w:iCs/>
        </w:rPr>
        <w:fldChar w:fldCharType="separate"/>
      </w:r>
      <w:r w:rsidR="00D462BD">
        <w:rPr>
          <w:rFonts w:asciiTheme="minorEastAsia" w:hAnsiTheme="minorEastAsia" w:hint="eastAsia"/>
          <w:i/>
          <w:iCs/>
          <w:noProof/>
        </w:rPr>
        <w:t>7</w:t>
      </w:r>
      <w:r w:rsidR="00563547">
        <w:rPr>
          <w:rFonts w:asciiTheme="minorEastAsia" w:hAnsiTheme="minorEastAsia" w:hint="eastAsia"/>
          <w:i/>
          <w:iCs/>
        </w:rPr>
        <w:fldChar w:fldCharType="end"/>
      </w:r>
      <w:r>
        <w:rPr>
          <w:rFonts w:asciiTheme="minorEastAsia" w:hAnsiTheme="minorEastAsia" w:hint="eastAsia"/>
          <w:i/>
          <w:iCs/>
        </w:rPr>
        <w:t>”</w:t>
      </w:r>
      <w:r>
        <w:rPr>
          <w:rFonts w:asciiTheme="minorEastAsia" w:hAnsiTheme="minorEastAsia" w:hint="eastAsia"/>
        </w:rPr>
        <w:t>来保养</w:t>
      </w:r>
      <w:del w:id="544" w:author="Aiden D" w:date="2026-02-04T23:24:00Z" w16du:dateUtc="2026-02-04T15:24:00Z">
        <w:r w:rsidDel="00AA24D6">
          <w:rPr>
            <w:rFonts w:asciiTheme="minorEastAsia" w:hAnsiTheme="minorEastAsia" w:hint="eastAsia"/>
          </w:rPr>
          <w:delText>设备</w:delText>
        </w:r>
      </w:del>
      <w:ins w:id="545" w:author="Aiden D" w:date="2026-02-04T23:24:00Z" w16du:dateUtc="2026-02-04T15:24:00Z">
        <w:r w:rsidR="00AA24D6">
          <w:rPr>
            <w:rFonts w:asciiTheme="minorEastAsia" w:hAnsiTheme="minorEastAsia" w:hint="eastAsia"/>
          </w:rPr>
          <w:t>产品</w:t>
        </w:r>
      </w:ins>
      <w:r>
        <w:rPr>
          <w:rFonts w:asciiTheme="minorEastAsia" w:hAnsiTheme="minorEastAsia" w:hint="eastAsia"/>
        </w:rPr>
        <w:t>。</w:t>
      </w:r>
    </w:p>
    <w:p w14:paraId="04D2B8A3" w14:textId="1B8E85CA" w:rsidR="00563547" w:rsidRDefault="00184BCF">
      <w:pPr>
        <w:pStyle w:val="af9"/>
        <w:numPr>
          <w:ilvl w:val="0"/>
          <w:numId w:val="17"/>
        </w:numPr>
        <w:ind w:firstLineChars="0"/>
        <w:rPr>
          <w:rFonts w:asciiTheme="minorEastAsia" w:hAnsiTheme="minorEastAsia" w:hint="eastAsia"/>
        </w:rPr>
      </w:pPr>
      <w:r>
        <w:rPr>
          <w:rFonts w:asciiTheme="minorEastAsia" w:hAnsiTheme="minorEastAsia"/>
        </w:rPr>
        <w:t>非专业人员不能对</w:t>
      </w:r>
      <w:del w:id="546" w:author="Aiden D" w:date="2026-02-04T23:24:00Z" w16du:dateUtc="2026-02-04T15:24:00Z">
        <w:r w:rsidDel="00AA24D6">
          <w:rPr>
            <w:rFonts w:asciiTheme="minorEastAsia" w:hAnsiTheme="minorEastAsia"/>
          </w:rPr>
          <w:delText>设备</w:delText>
        </w:r>
      </w:del>
      <w:ins w:id="547" w:author="Aiden D" w:date="2026-02-04T23:24:00Z" w16du:dateUtc="2026-02-04T15:24:00Z">
        <w:r w:rsidR="00AA24D6">
          <w:rPr>
            <w:rFonts w:asciiTheme="minorEastAsia" w:hAnsiTheme="minorEastAsia"/>
          </w:rPr>
          <w:t>产品</w:t>
        </w:r>
      </w:ins>
      <w:r>
        <w:rPr>
          <w:rFonts w:asciiTheme="minorEastAsia" w:hAnsiTheme="minorEastAsia"/>
        </w:rPr>
        <w:t>进行拆机维护。</w:t>
      </w:r>
    </w:p>
    <w:p w14:paraId="04D2B8A4" w14:textId="211660C6" w:rsidR="00563547" w:rsidRDefault="00184BCF">
      <w:pPr>
        <w:pStyle w:val="af9"/>
        <w:numPr>
          <w:ilvl w:val="0"/>
          <w:numId w:val="17"/>
        </w:numPr>
        <w:ind w:firstLineChars="0"/>
        <w:rPr>
          <w:rFonts w:asciiTheme="minorEastAsia" w:hAnsiTheme="minorEastAsia" w:hint="eastAsia"/>
        </w:rPr>
      </w:pPr>
      <w:r>
        <w:rPr>
          <w:rFonts w:asciiTheme="minorEastAsia" w:hAnsiTheme="minorEastAsia"/>
        </w:rPr>
        <w:t>移动或运输时请勿翻倒</w:t>
      </w:r>
      <w:del w:id="548" w:author="Aiden D" w:date="2026-02-04T23:24:00Z" w16du:dateUtc="2026-02-04T15:24:00Z">
        <w:r w:rsidDel="00AA24D6">
          <w:rPr>
            <w:rFonts w:asciiTheme="minorEastAsia" w:hAnsiTheme="minorEastAsia"/>
          </w:rPr>
          <w:delText>设备</w:delText>
        </w:r>
      </w:del>
      <w:ins w:id="549" w:author="Aiden D" w:date="2026-02-04T23:24:00Z" w16du:dateUtc="2026-02-04T15:24:00Z">
        <w:r w:rsidR="00AA24D6">
          <w:rPr>
            <w:rFonts w:asciiTheme="minorEastAsia" w:hAnsiTheme="minorEastAsia"/>
          </w:rPr>
          <w:t>产品</w:t>
        </w:r>
      </w:ins>
      <w:r>
        <w:rPr>
          <w:rFonts w:asciiTheme="minorEastAsia" w:hAnsiTheme="minorEastAsia"/>
        </w:rPr>
        <w:t>，否则可能导致</w:t>
      </w:r>
      <w:del w:id="550" w:author="Aiden D" w:date="2026-02-04T23:24:00Z" w16du:dateUtc="2026-02-04T15:24:00Z">
        <w:r w:rsidDel="00AA24D6">
          <w:rPr>
            <w:rFonts w:asciiTheme="minorEastAsia" w:hAnsiTheme="minorEastAsia"/>
          </w:rPr>
          <w:delText>设备</w:delText>
        </w:r>
      </w:del>
      <w:ins w:id="551" w:author="Aiden D" w:date="2026-02-04T23:24:00Z" w16du:dateUtc="2026-02-04T15:24:00Z">
        <w:r w:rsidR="00AA24D6">
          <w:rPr>
            <w:rFonts w:asciiTheme="minorEastAsia" w:hAnsiTheme="minorEastAsia"/>
          </w:rPr>
          <w:t>产品</w:t>
        </w:r>
      </w:ins>
      <w:r>
        <w:rPr>
          <w:rFonts w:asciiTheme="minorEastAsia" w:hAnsiTheme="minorEastAsia"/>
        </w:rPr>
        <w:t>损坏。</w:t>
      </w:r>
      <w:commentRangeStart w:id="552"/>
      <w:commentRangeEnd w:id="552"/>
      <w:r>
        <w:rPr>
          <w:rStyle w:val="af8"/>
          <w:rFonts w:asciiTheme="minorEastAsia" w:hAnsiTheme="minorEastAsia" w:hint="eastAsia"/>
          <w:sz w:val="18"/>
          <w:szCs w:val="20"/>
        </w:rPr>
        <w:commentReference w:id="552"/>
      </w:r>
    </w:p>
    <w:p w14:paraId="6633B5A7" w14:textId="04907F4D" w:rsidR="00CF3B42" w:rsidRDefault="00184BCF" w:rsidP="00CF3B42">
      <w:pPr>
        <w:pStyle w:val="af9"/>
        <w:numPr>
          <w:ilvl w:val="0"/>
          <w:numId w:val="17"/>
        </w:numPr>
        <w:ind w:firstLineChars="0"/>
        <w:rPr>
          <w:ins w:id="553" w:author="Aiden D" w:date="2026-02-04T23:28:00Z" w16du:dateUtc="2026-02-04T15:28:00Z"/>
          <w:rFonts w:asciiTheme="minorEastAsia" w:hAnsiTheme="minorEastAsia" w:hint="eastAsia"/>
        </w:rPr>
      </w:pPr>
      <w:r>
        <w:rPr>
          <w:rFonts w:asciiTheme="minorEastAsia" w:hAnsiTheme="minorEastAsia"/>
        </w:rPr>
        <w:t>如果用户不按照本手册操作</w:t>
      </w:r>
      <w:del w:id="554" w:author="Aiden D" w:date="2026-02-04T23:24:00Z" w16du:dateUtc="2026-02-04T15:24:00Z">
        <w:r w:rsidDel="00AA24D6">
          <w:rPr>
            <w:rFonts w:asciiTheme="minorEastAsia" w:hAnsiTheme="minorEastAsia"/>
          </w:rPr>
          <w:delText>设备</w:delText>
        </w:r>
      </w:del>
      <w:ins w:id="555" w:author="Aiden D" w:date="2026-02-04T23:24:00Z" w16du:dateUtc="2026-02-04T15:24:00Z">
        <w:r w:rsidR="00AA24D6">
          <w:rPr>
            <w:rFonts w:asciiTheme="minorEastAsia" w:hAnsiTheme="minorEastAsia"/>
          </w:rPr>
          <w:t>产品</w:t>
        </w:r>
      </w:ins>
      <w:r>
        <w:rPr>
          <w:rFonts w:asciiTheme="minorEastAsia" w:hAnsiTheme="minorEastAsia"/>
        </w:rPr>
        <w:t>，并对</w:t>
      </w:r>
      <w:del w:id="556" w:author="Aiden D" w:date="2026-02-04T23:24:00Z" w16du:dateUtc="2026-02-04T15:24:00Z">
        <w:r w:rsidDel="00AA24D6">
          <w:rPr>
            <w:rFonts w:asciiTheme="minorEastAsia" w:hAnsiTheme="minorEastAsia"/>
          </w:rPr>
          <w:delText>设备</w:delText>
        </w:r>
      </w:del>
      <w:ins w:id="557" w:author="Aiden D" w:date="2026-02-04T23:24:00Z" w16du:dateUtc="2026-02-04T15:24:00Z">
        <w:r w:rsidR="00AA24D6">
          <w:rPr>
            <w:rFonts w:asciiTheme="minorEastAsia" w:hAnsiTheme="minorEastAsia"/>
          </w:rPr>
          <w:t>产品</w:t>
        </w:r>
      </w:ins>
      <w:r>
        <w:rPr>
          <w:rFonts w:asciiTheme="minorEastAsia" w:hAnsiTheme="minorEastAsia"/>
        </w:rPr>
        <w:t>造成任何损坏或质量问题，工厂</w:t>
      </w:r>
      <w:ins w:id="558" w:author="tongh" w:date="2026-02-04T17:45:00Z">
        <w:r>
          <w:rPr>
            <w:rFonts w:asciiTheme="minorEastAsia" w:hAnsiTheme="minorEastAsia" w:hint="eastAsia"/>
          </w:rPr>
          <w:t>、经销商及品牌商</w:t>
        </w:r>
      </w:ins>
      <w:r>
        <w:rPr>
          <w:rFonts w:asciiTheme="minorEastAsia" w:hAnsiTheme="minorEastAsia"/>
        </w:rPr>
        <w:t>将不承担任何责任。</w:t>
      </w:r>
    </w:p>
    <w:p w14:paraId="615C307B" w14:textId="77777777" w:rsidR="00CF3B42" w:rsidRDefault="00CF3B42" w:rsidP="00CF3B42">
      <w:pPr>
        <w:rPr>
          <w:ins w:id="559" w:author="Aiden D" w:date="2026-02-04T23:28:00Z" w16du:dateUtc="2026-02-04T15:28:00Z"/>
          <w:rFonts w:asciiTheme="minorEastAsia" w:hAnsiTheme="minorEastAsia" w:hint="eastAsia"/>
        </w:rPr>
      </w:pPr>
    </w:p>
    <w:p w14:paraId="399AB736" w14:textId="77777777" w:rsidR="00CF3B42" w:rsidRPr="00CF3B42" w:rsidRDefault="00CF3B42">
      <w:pPr>
        <w:rPr>
          <w:ins w:id="560" w:author="Aiden D" w:date="2026-02-04T23:28:00Z" w16du:dateUtc="2026-02-04T15:28:00Z"/>
          <w:rFonts w:asciiTheme="minorEastAsia" w:hAnsiTheme="minorEastAsia" w:hint="eastAsia"/>
          <w:rPrChange w:id="561" w:author="Aiden D" w:date="2026-02-04T23:28:00Z" w16du:dateUtc="2026-02-04T15:28:00Z">
            <w:rPr>
              <w:ins w:id="562" w:author="Aiden D" w:date="2026-02-04T23:28:00Z" w16du:dateUtc="2026-02-04T15:28:00Z"/>
              <w:rFonts w:hint="eastAsia"/>
            </w:rPr>
          </w:rPrChange>
        </w:rPr>
        <w:pPrChange w:id="563" w:author="Aiden D" w:date="2026-02-04T23:28:00Z" w16du:dateUtc="2026-02-04T15:28:00Z">
          <w:pPr>
            <w:pStyle w:val="af9"/>
            <w:numPr>
              <w:numId w:val="17"/>
            </w:numPr>
            <w:ind w:left="284" w:firstLineChars="0" w:hanging="284"/>
          </w:pPr>
        </w:pPrChange>
      </w:pPr>
    </w:p>
    <w:p w14:paraId="6B34E50B" w14:textId="3C501649" w:rsidR="00CF3B42" w:rsidDel="00CF3B42" w:rsidRDefault="00CF3B42">
      <w:pPr>
        <w:pStyle w:val="af9"/>
        <w:numPr>
          <w:ilvl w:val="0"/>
          <w:numId w:val="17"/>
        </w:numPr>
        <w:ind w:firstLineChars="0"/>
        <w:rPr>
          <w:del w:id="564" w:author="Aiden D" w:date="2026-02-04T23:28:00Z" w16du:dateUtc="2026-02-04T15:28:00Z"/>
          <w:rFonts w:asciiTheme="minorEastAsia" w:hAnsiTheme="minorEastAsia" w:hint="eastAsia"/>
        </w:rPr>
      </w:pPr>
    </w:p>
    <w:p w14:paraId="04D2B8A6" w14:textId="77777777" w:rsidR="00563547" w:rsidRDefault="00184BCF">
      <w:pPr>
        <w:pStyle w:val="1"/>
        <w:rPr>
          <w:rFonts w:asciiTheme="minorEastAsia" w:hAnsiTheme="minorEastAsia" w:hint="eastAsia"/>
          <w:color w:val="auto"/>
        </w:rPr>
      </w:pPr>
      <w:bookmarkStart w:id="565" w:name="_Toc221140287"/>
      <w:r>
        <w:rPr>
          <w:rFonts w:asciiTheme="minorEastAsia" w:hAnsiTheme="minorEastAsia" w:hint="eastAsia"/>
          <w:color w:val="auto"/>
        </w:rPr>
        <w:t>疑问与解答</w:t>
      </w:r>
      <w:bookmarkEnd w:id="565"/>
    </w:p>
    <w:p w14:paraId="04D2B8A7" w14:textId="77777777" w:rsidR="00563547" w:rsidRDefault="00184BCF">
      <w:pPr>
        <w:pStyle w:val="3"/>
        <w:rPr>
          <w:rFonts w:asciiTheme="minorEastAsia" w:hAnsiTheme="minorEastAsia" w:hint="eastAsia"/>
          <w:color w:val="auto"/>
        </w:rPr>
      </w:pPr>
      <w:bookmarkStart w:id="566" w:name="_Toc101338535"/>
      <w:r>
        <w:rPr>
          <w:rFonts w:asciiTheme="minorEastAsia" w:hAnsiTheme="minorEastAsia"/>
          <w:color w:val="auto"/>
        </w:rPr>
        <w:t>不能开机</w:t>
      </w:r>
      <w:bookmarkEnd w:id="566"/>
    </w:p>
    <w:p w14:paraId="04D2B8A8" w14:textId="77777777" w:rsidR="00563547" w:rsidRDefault="00184BCF">
      <w:pPr>
        <w:pStyle w:val="af9"/>
        <w:numPr>
          <w:ilvl w:val="0"/>
          <w:numId w:val="18"/>
        </w:numPr>
        <w:ind w:firstLineChars="0"/>
        <w:rPr>
          <w:rFonts w:asciiTheme="minorEastAsia" w:hAnsiTheme="minorEastAsia" w:hint="eastAsia"/>
        </w:rPr>
      </w:pPr>
      <w:r>
        <w:rPr>
          <w:rFonts w:asciiTheme="minorEastAsia" w:hAnsiTheme="minorEastAsia"/>
        </w:rPr>
        <w:t>确保电源线正确插入电源插座。</w:t>
      </w:r>
    </w:p>
    <w:p w14:paraId="04D2B8A9" w14:textId="63543011" w:rsidR="00563547" w:rsidRDefault="00184BCF">
      <w:pPr>
        <w:pStyle w:val="af9"/>
        <w:numPr>
          <w:ilvl w:val="0"/>
          <w:numId w:val="18"/>
        </w:numPr>
        <w:ind w:firstLineChars="0"/>
        <w:rPr>
          <w:rFonts w:asciiTheme="minorEastAsia" w:hAnsiTheme="minorEastAsia" w:hint="eastAsia"/>
        </w:rPr>
      </w:pPr>
      <w:r>
        <w:rPr>
          <w:rFonts w:asciiTheme="minorEastAsia" w:hAnsiTheme="minorEastAsia"/>
        </w:rPr>
        <w:t>检查电源线是否有破裂和伤痕，如果电源线损坏，请勿使用</w:t>
      </w:r>
      <w:del w:id="567" w:author="Aiden D" w:date="2026-02-04T23:24:00Z" w16du:dateUtc="2026-02-04T15:24:00Z">
        <w:r w:rsidDel="00AA24D6">
          <w:rPr>
            <w:rFonts w:asciiTheme="minorEastAsia" w:hAnsiTheme="minorEastAsia"/>
          </w:rPr>
          <w:delText>设备</w:delText>
        </w:r>
      </w:del>
      <w:ins w:id="568" w:author="Aiden D" w:date="2026-02-04T23:24:00Z" w16du:dateUtc="2026-02-04T15:24:00Z">
        <w:r w:rsidR="00AA24D6">
          <w:rPr>
            <w:rFonts w:asciiTheme="minorEastAsia" w:hAnsiTheme="minorEastAsia"/>
          </w:rPr>
          <w:t>产品</w:t>
        </w:r>
      </w:ins>
      <w:r>
        <w:rPr>
          <w:rFonts w:asciiTheme="minorEastAsia" w:hAnsiTheme="minorEastAsia"/>
        </w:rPr>
        <w:t>。</w:t>
      </w:r>
    </w:p>
    <w:p w14:paraId="04D2B8AA" w14:textId="77777777" w:rsidR="00563547" w:rsidRDefault="00184BCF">
      <w:pPr>
        <w:pStyle w:val="af9"/>
        <w:numPr>
          <w:ilvl w:val="0"/>
          <w:numId w:val="18"/>
        </w:numPr>
        <w:ind w:firstLineChars="0"/>
        <w:rPr>
          <w:rFonts w:asciiTheme="minorEastAsia" w:hAnsiTheme="minorEastAsia" w:hint="eastAsia"/>
        </w:rPr>
      </w:pPr>
      <w:r>
        <w:rPr>
          <w:rFonts w:asciiTheme="minorEastAsia" w:hAnsiTheme="minorEastAsia"/>
        </w:rPr>
        <w:t>除以上情况外需要咨询专业人员进行维修（如：控制板可能损坏、电源板可能损坏、面板排线端子可能松脱等）。</w:t>
      </w:r>
    </w:p>
    <w:p w14:paraId="04D2B8AB" w14:textId="77777777" w:rsidR="00563547" w:rsidRDefault="00184BCF">
      <w:pPr>
        <w:pStyle w:val="3"/>
        <w:rPr>
          <w:rFonts w:asciiTheme="minorEastAsia" w:hAnsiTheme="minorEastAsia" w:hint="eastAsia"/>
          <w:color w:val="auto"/>
        </w:rPr>
      </w:pPr>
      <w:r>
        <w:rPr>
          <w:rFonts w:asciiTheme="minorEastAsia" w:hAnsiTheme="minorEastAsia"/>
          <w:color w:val="auto"/>
        </w:rPr>
        <w:lastRenderedPageBreak/>
        <w:t>不能排水</w:t>
      </w:r>
    </w:p>
    <w:p w14:paraId="04D2B8AC" w14:textId="0879E70D" w:rsidR="00563547" w:rsidRDefault="00184BCF">
      <w:pPr>
        <w:pStyle w:val="af9"/>
        <w:numPr>
          <w:ilvl w:val="0"/>
          <w:numId w:val="19"/>
        </w:numPr>
        <w:ind w:firstLineChars="0"/>
        <w:rPr>
          <w:rFonts w:asciiTheme="minorEastAsia" w:hAnsiTheme="minorEastAsia" w:hint="eastAsia"/>
        </w:rPr>
      </w:pPr>
      <w:r>
        <w:rPr>
          <w:rFonts w:asciiTheme="minorEastAsia" w:hAnsiTheme="minorEastAsia"/>
        </w:rPr>
        <w:t>检查</w:t>
      </w:r>
      <w:del w:id="569" w:author="Aiden D" w:date="2026-02-04T23:24:00Z" w16du:dateUtc="2026-02-04T15:24:00Z">
        <w:r w:rsidDel="00AA24D6">
          <w:rPr>
            <w:rFonts w:asciiTheme="minorEastAsia" w:hAnsiTheme="minorEastAsia" w:hint="eastAsia"/>
          </w:rPr>
          <w:delText>设备</w:delText>
        </w:r>
      </w:del>
      <w:ins w:id="570" w:author="Aiden D" w:date="2026-02-04T23:24:00Z" w16du:dateUtc="2026-02-04T15:24:00Z">
        <w:r w:rsidR="00AA24D6">
          <w:rPr>
            <w:rFonts w:asciiTheme="minorEastAsia" w:hAnsiTheme="minorEastAsia" w:hint="eastAsia"/>
          </w:rPr>
          <w:t>产品</w:t>
        </w:r>
      </w:ins>
      <w:r>
        <w:rPr>
          <w:rFonts w:asciiTheme="minorEastAsia" w:hAnsiTheme="minorEastAsia" w:hint="eastAsia"/>
        </w:rPr>
        <w:t>底部的</w:t>
      </w:r>
      <w:r>
        <w:rPr>
          <w:rFonts w:asciiTheme="minorEastAsia" w:hAnsiTheme="minorEastAsia"/>
        </w:rPr>
        <w:t>排水胶塞是否已松开。</w:t>
      </w:r>
    </w:p>
    <w:p w14:paraId="04D2B8AD" w14:textId="77777777" w:rsidR="00563547" w:rsidRDefault="00184BCF">
      <w:pPr>
        <w:pStyle w:val="af9"/>
        <w:numPr>
          <w:ilvl w:val="0"/>
          <w:numId w:val="19"/>
        </w:numPr>
        <w:ind w:firstLineChars="0"/>
        <w:rPr>
          <w:rFonts w:asciiTheme="minorEastAsia" w:hAnsiTheme="minorEastAsia" w:hint="eastAsia"/>
        </w:rPr>
      </w:pPr>
      <w:r>
        <w:rPr>
          <w:rFonts w:asciiTheme="minorEastAsia" w:hAnsiTheme="minorEastAsia"/>
        </w:rPr>
        <w:t>检查排水口是否堵塞。</w:t>
      </w:r>
    </w:p>
    <w:p w14:paraId="04D2B8AE" w14:textId="77777777" w:rsidR="00563547" w:rsidRDefault="00563547">
      <w:pPr>
        <w:rPr>
          <w:rFonts w:asciiTheme="minorEastAsia" w:hAnsiTheme="minorEastAsia" w:hint="eastAsia"/>
        </w:rPr>
      </w:pPr>
    </w:p>
    <w:p w14:paraId="04D2B8AF" w14:textId="77777777" w:rsidR="00563547" w:rsidRDefault="00184BCF">
      <w:pPr>
        <w:pStyle w:val="3"/>
        <w:rPr>
          <w:rFonts w:asciiTheme="minorEastAsia" w:hAnsiTheme="minorEastAsia" w:hint="eastAsia"/>
          <w:color w:val="auto"/>
        </w:rPr>
      </w:pPr>
      <w:bookmarkStart w:id="571" w:name="_Toc101338536"/>
      <w:r>
        <w:rPr>
          <w:rFonts w:asciiTheme="minorEastAsia" w:hAnsiTheme="minorEastAsia"/>
          <w:color w:val="auto"/>
        </w:rPr>
        <w:t>子弹冰-不能制冰</w:t>
      </w:r>
    </w:p>
    <w:p w14:paraId="04D2B8B0" w14:textId="0240E3AD" w:rsidR="00563547" w:rsidRDefault="00184BCF">
      <w:pPr>
        <w:pStyle w:val="af9"/>
        <w:numPr>
          <w:ilvl w:val="0"/>
          <w:numId w:val="20"/>
        </w:numPr>
        <w:ind w:firstLineChars="0"/>
        <w:rPr>
          <w:rFonts w:asciiTheme="minorEastAsia" w:hAnsiTheme="minorEastAsia" w:hint="eastAsia"/>
        </w:rPr>
      </w:pPr>
      <w:r>
        <w:rPr>
          <w:rFonts w:asciiTheme="minorEastAsia" w:hAnsiTheme="minorEastAsia"/>
        </w:rPr>
        <w:t>检查子弹冰冰篮是否已放置进</w:t>
      </w:r>
      <w:del w:id="572" w:author="Aiden D" w:date="2026-02-04T23:24:00Z" w16du:dateUtc="2026-02-04T15:24:00Z">
        <w:r w:rsidDel="00AA24D6">
          <w:rPr>
            <w:rFonts w:asciiTheme="minorEastAsia" w:hAnsiTheme="minorEastAsia"/>
          </w:rPr>
          <w:delText>设备</w:delText>
        </w:r>
      </w:del>
      <w:ins w:id="573" w:author="Aiden D" w:date="2026-02-04T23:24:00Z" w16du:dateUtc="2026-02-04T15:24:00Z">
        <w:r w:rsidR="00AA24D6">
          <w:rPr>
            <w:rFonts w:asciiTheme="minorEastAsia" w:hAnsiTheme="minorEastAsia"/>
          </w:rPr>
          <w:t>产品</w:t>
        </w:r>
      </w:ins>
      <w:r>
        <w:rPr>
          <w:rFonts w:asciiTheme="minorEastAsia" w:hAnsiTheme="minorEastAsia"/>
        </w:rPr>
        <w:t>中。</w:t>
      </w:r>
    </w:p>
    <w:p w14:paraId="04D2B8B1" w14:textId="77777777" w:rsidR="00563547" w:rsidRDefault="00184BCF">
      <w:pPr>
        <w:pStyle w:val="af9"/>
        <w:numPr>
          <w:ilvl w:val="0"/>
          <w:numId w:val="20"/>
        </w:numPr>
        <w:ind w:firstLineChars="0"/>
        <w:rPr>
          <w:rFonts w:asciiTheme="minorEastAsia" w:hAnsiTheme="minorEastAsia" w:hint="eastAsia"/>
        </w:rPr>
      </w:pPr>
      <w:r>
        <w:rPr>
          <w:rFonts w:asciiTheme="minorEastAsia" w:hAnsiTheme="minorEastAsia"/>
        </w:rPr>
        <w:t>检查</w:t>
      </w:r>
      <w:r>
        <w:rPr>
          <w:rFonts w:asciiTheme="minorEastAsia" w:hAnsiTheme="minorEastAsia" w:hint="eastAsia"/>
        </w:rPr>
        <w:t>警示灯</w:t>
      </w:r>
      <w:r>
        <w:rPr>
          <w:rFonts w:asciiTheme="minorEastAsia" w:hAnsiTheme="minorEastAsia"/>
        </w:rPr>
        <w:t>“</w:t>
      </w:r>
      <w:r>
        <w:rPr>
          <w:rFonts w:asciiTheme="minorEastAsia" w:hAnsiTheme="minorEastAsia" w:hint="eastAsia"/>
        </w:rPr>
        <w:t>ADD WATER</w:t>
      </w:r>
      <w:r>
        <w:rPr>
          <w:rFonts w:asciiTheme="minorEastAsia" w:hAnsiTheme="minorEastAsia"/>
        </w:rPr>
        <w:t>”是否已经点亮红灯，此为子弹冰水箱水量不够，请给水箱加水。</w:t>
      </w:r>
    </w:p>
    <w:p w14:paraId="04D2B8B2" w14:textId="4724906E" w:rsidR="00563547" w:rsidRDefault="00184BCF">
      <w:pPr>
        <w:pStyle w:val="af9"/>
        <w:numPr>
          <w:ilvl w:val="0"/>
          <w:numId w:val="20"/>
        </w:numPr>
        <w:ind w:firstLineChars="0"/>
        <w:rPr>
          <w:rFonts w:asciiTheme="minorEastAsia" w:hAnsiTheme="minorEastAsia" w:hint="eastAsia"/>
        </w:rPr>
      </w:pPr>
      <w:r>
        <w:rPr>
          <w:rFonts w:asciiTheme="minorEastAsia" w:hAnsiTheme="minorEastAsia"/>
        </w:rPr>
        <w:t>如果发现子弹冰模具只结霜，无法结冰，则可能</w:t>
      </w:r>
      <w:del w:id="574" w:author="Aiden D" w:date="2026-02-04T23:24:00Z" w16du:dateUtc="2026-02-04T15:24:00Z">
        <w:r w:rsidDel="00AA24D6">
          <w:rPr>
            <w:rFonts w:asciiTheme="minorEastAsia" w:hAnsiTheme="minorEastAsia"/>
          </w:rPr>
          <w:delText>设备</w:delText>
        </w:r>
      </w:del>
      <w:ins w:id="575" w:author="Aiden D" w:date="2026-02-04T23:24:00Z" w16du:dateUtc="2026-02-04T15:24:00Z">
        <w:r w:rsidR="00AA24D6">
          <w:rPr>
            <w:rFonts w:asciiTheme="minorEastAsia" w:hAnsiTheme="minorEastAsia"/>
          </w:rPr>
          <w:t>产品</w:t>
        </w:r>
      </w:ins>
      <w:r>
        <w:rPr>
          <w:rFonts w:asciiTheme="minorEastAsia" w:hAnsiTheme="minorEastAsia"/>
        </w:rPr>
        <w:t>内部管道无法抽水，请按以下步骤尝试：</w:t>
      </w:r>
    </w:p>
    <w:p w14:paraId="04D2B8B3" w14:textId="1250289A" w:rsidR="00563547" w:rsidRDefault="00184BCF">
      <w:pPr>
        <w:pStyle w:val="af9"/>
        <w:numPr>
          <w:ilvl w:val="1"/>
          <w:numId w:val="20"/>
        </w:numPr>
        <w:ind w:firstLineChars="0"/>
        <w:rPr>
          <w:rFonts w:asciiTheme="minorEastAsia" w:hAnsiTheme="minorEastAsia" w:hint="eastAsia"/>
        </w:rPr>
      </w:pPr>
      <w:r>
        <w:rPr>
          <w:rFonts w:asciiTheme="minorEastAsia" w:hAnsiTheme="minorEastAsia"/>
        </w:rPr>
        <w:t>首先加水到子弹冰水箱的水位线上，然后静置半小时，再次启动</w:t>
      </w:r>
      <w:del w:id="576" w:author="Aiden D" w:date="2026-02-04T23:24:00Z" w16du:dateUtc="2026-02-04T15:24:00Z">
        <w:r w:rsidDel="00AA24D6">
          <w:rPr>
            <w:rFonts w:asciiTheme="minorEastAsia" w:hAnsiTheme="minorEastAsia"/>
          </w:rPr>
          <w:delText>设备</w:delText>
        </w:r>
      </w:del>
      <w:ins w:id="577" w:author="Aiden D" w:date="2026-02-04T23:24:00Z" w16du:dateUtc="2026-02-04T15:24:00Z">
        <w:r w:rsidR="00AA24D6">
          <w:rPr>
            <w:rFonts w:asciiTheme="minorEastAsia" w:hAnsiTheme="minorEastAsia"/>
          </w:rPr>
          <w:t>产品</w:t>
        </w:r>
      </w:ins>
      <w:r>
        <w:rPr>
          <w:rFonts w:asciiTheme="minorEastAsia" w:hAnsiTheme="minorEastAsia"/>
        </w:rPr>
        <w:t>尝试。</w:t>
      </w:r>
    </w:p>
    <w:p w14:paraId="04D2B8B4" w14:textId="77777777" w:rsidR="00563547" w:rsidRDefault="00184BCF">
      <w:pPr>
        <w:pStyle w:val="af9"/>
        <w:numPr>
          <w:ilvl w:val="1"/>
          <w:numId w:val="20"/>
        </w:numPr>
        <w:ind w:firstLineChars="0"/>
        <w:rPr>
          <w:rFonts w:asciiTheme="minorEastAsia" w:hAnsiTheme="minorEastAsia" w:hint="eastAsia"/>
        </w:rPr>
      </w:pPr>
      <w:r>
        <w:rPr>
          <w:rFonts w:asciiTheme="minorEastAsia" w:hAnsiTheme="minorEastAsia"/>
        </w:rPr>
        <w:t>如果以上还是不行，则间隔</w:t>
      </w:r>
      <w:r>
        <w:rPr>
          <w:rFonts w:asciiTheme="minorEastAsia" w:hAnsiTheme="minorEastAsia" w:hint="eastAsia"/>
        </w:rPr>
        <w:t>5</w:t>
      </w:r>
      <w:r>
        <w:rPr>
          <w:rFonts w:asciiTheme="minorEastAsia" w:hAnsiTheme="minorEastAsia"/>
        </w:rPr>
        <w:t>秒</w:t>
      </w:r>
      <w:r>
        <w:rPr>
          <w:rFonts w:asciiTheme="minorEastAsia" w:hAnsiTheme="minorEastAsia" w:hint="eastAsia"/>
        </w:rPr>
        <w:t>提起与放下水箱3</w:t>
      </w:r>
      <w:r>
        <w:rPr>
          <w:rFonts w:asciiTheme="minorEastAsia" w:hAnsiTheme="minorEastAsia"/>
        </w:rPr>
        <w:t>次，让</w:t>
      </w:r>
      <w:r>
        <w:rPr>
          <w:rFonts w:asciiTheme="minorEastAsia" w:hAnsiTheme="minorEastAsia" w:hint="eastAsia"/>
        </w:rPr>
        <w:t>管道内气泡排出来让抽水继续工作</w:t>
      </w:r>
      <w:r>
        <w:rPr>
          <w:rFonts w:asciiTheme="minorEastAsia" w:hAnsiTheme="minorEastAsia"/>
        </w:rPr>
        <w:t>。</w:t>
      </w:r>
    </w:p>
    <w:p w14:paraId="04D2B8B5" w14:textId="77777777" w:rsidR="00563547" w:rsidRDefault="00184BCF">
      <w:pPr>
        <w:pStyle w:val="af9"/>
        <w:numPr>
          <w:ilvl w:val="1"/>
          <w:numId w:val="20"/>
        </w:numPr>
        <w:ind w:firstLineChars="0"/>
        <w:rPr>
          <w:rFonts w:asciiTheme="minorEastAsia" w:hAnsiTheme="minorEastAsia" w:hint="eastAsia"/>
        </w:rPr>
      </w:pPr>
      <w:r>
        <w:rPr>
          <w:rFonts w:asciiTheme="minorEastAsia" w:hAnsiTheme="minorEastAsia"/>
        </w:rPr>
        <w:t>可通过子弹冰门玻璃视窗观察制冰兜是否有启动注水，如果注水，则表示抽水泵已经复位。</w:t>
      </w:r>
    </w:p>
    <w:p w14:paraId="04D2B8B6" w14:textId="77777777" w:rsidR="00563547" w:rsidRDefault="00184BCF">
      <w:pPr>
        <w:pStyle w:val="af9"/>
        <w:numPr>
          <w:ilvl w:val="0"/>
          <w:numId w:val="20"/>
        </w:numPr>
        <w:ind w:firstLineChars="0"/>
        <w:rPr>
          <w:rFonts w:asciiTheme="minorEastAsia" w:hAnsiTheme="minorEastAsia" w:hint="eastAsia"/>
        </w:rPr>
      </w:pPr>
      <w:r>
        <w:rPr>
          <w:rFonts w:asciiTheme="minorEastAsia" w:hAnsiTheme="minorEastAsia" w:hint="eastAsia"/>
        </w:rPr>
        <w:t>若以上方法均无效，请联系客服解决。</w:t>
      </w:r>
    </w:p>
    <w:p w14:paraId="04D2B8B7" w14:textId="510D46D1" w:rsidR="00563547" w:rsidRDefault="00184BCF">
      <w:pPr>
        <w:pStyle w:val="3"/>
        <w:rPr>
          <w:rFonts w:asciiTheme="minorEastAsia" w:hAnsiTheme="minorEastAsia" w:hint="eastAsia"/>
          <w:color w:val="auto"/>
        </w:rPr>
      </w:pPr>
      <w:r>
        <w:rPr>
          <w:rFonts w:asciiTheme="minorEastAsia" w:hAnsiTheme="minorEastAsia"/>
          <w:color w:val="auto"/>
        </w:rPr>
        <w:t>子弹冰-工作途中，</w:t>
      </w:r>
      <w:del w:id="578" w:author="Aiden D" w:date="2026-02-04T23:24:00Z" w16du:dateUtc="2026-02-04T15:24:00Z">
        <w:r w:rsidDel="00AA24D6">
          <w:rPr>
            <w:rFonts w:asciiTheme="minorEastAsia" w:hAnsiTheme="minorEastAsia"/>
            <w:color w:val="auto"/>
          </w:rPr>
          <w:delText>设备</w:delText>
        </w:r>
      </w:del>
      <w:ins w:id="579" w:author="Aiden D" w:date="2026-02-04T23:24:00Z" w16du:dateUtc="2026-02-04T15:24:00Z">
        <w:r w:rsidR="00AA24D6">
          <w:rPr>
            <w:rFonts w:asciiTheme="minorEastAsia" w:hAnsiTheme="minorEastAsia"/>
            <w:color w:val="auto"/>
          </w:rPr>
          <w:t>产品</w:t>
        </w:r>
      </w:ins>
      <w:r>
        <w:rPr>
          <w:rFonts w:asciiTheme="minorEastAsia" w:hAnsiTheme="minorEastAsia"/>
          <w:color w:val="auto"/>
        </w:rPr>
        <w:t>停止制冰</w:t>
      </w:r>
    </w:p>
    <w:p w14:paraId="04D2B8B8" w14:textId="25C4F904" w:rsidR="00563547" w:rsidRDefault="00184BCF">
      <w:pPr>
        <w:pStyle w:val="af9"/>
        <w:numPr>
          <w:ilvl w:val="0"/>
          <w:numId w:val="21"/>
        </w:numPr>
        <w:ind w:firstLineChars="0"/>
        <w:rPr>
          <w:rFonts w:asciiTheme="minorEastAsia" w:hAnsiTheme="minorEastAsia" w:hint="eastAsia"/>
        </w:rPr>
      </w:pPr>
      <w:r>
        <w:rPr>
          <w:rFonts w:asciiTheme="minorEastAsia" w:hAnsiTheme="minorEastAsia"/>
        </w:rPr>
        <w:t>子弹冰冰篮已经装满子弹冰，所以</w:t>
      </w:r>
      <w:del w:id="580" w:author="Aiden D" w:date="2026-02-04T23:24:00Z" w16du:dateUtc="2026-02-04T15:24:00Z">
        <w:r w:rsidDel="00AA24D6">
          <w:rPr>
            <w:rFonts w:asciiTheme="minorEastAsia" w:hAnsiTheme="minorEastAsia"/>
          </w:rPr>
          <w:delText>设备</w:delText>
        </w:r>
      </w:del>
      <w:ins w:id="581" w:author="Aiden D" w:date="2026-02-04T23:24:00Z" w16du:dateUtc="2026-02-04T15:24:00Z">
        <w:r w:rsidR="00AA24D6">
          <w:rPr>
            <w:rFonts w:asciiTheme="minorEastAsia" w:hAnsiTheme="minorEastAsia"/>
          </w:rPr>
          <w:t>产品</w:t>
        </w:r>
      </w:ins>
      <w:r>
        <w:rPr>
          <w:rFonts w:asciiTheme="minorEastAsia" w:hAnsiTheme="minorEastAsia"/>
        </w:rPr>
        <w:t>停止了制冰。</w:t>
      </w:r>
    </w:p>
    <w:p w14:paraId="04D2B8B9" w14:textId="77777777" w:rsidR="00563547" w:rsidRDefault="00184BCF">
      <w:pPr>
        <w:pStyle w:val="3"/>
        <w:rPr>
          <w:rFonts w:asciiTheme="minorEastAsia" w:hAnsiTheme="minorEastAsia" w:hint="eastAsia"/>
          <w:color w:val="auto"/>
        </w:rPr>
      </w:pPr>
      <w:r>
        <w:rPr>
          <w:rFonts w:asciiTheme="minorEastAsia" w:hAnsiTheme="minorEastAsia"/>
          <w:color w:val="auto"/>
        </w:rPr>
        <w:t>子弹冰-不能脱冰</w:t>
      </w:r>
    </w:p>
    <w:p w14:paraId="04D2B8BA" w14:textId="77777777" w:rsidR="00563547" w:rsidRDefault="00184BCF">
      <w:pPr>
        <w:pStyle w:val="af9"/>
        <w:numPr>
          <w:ilvl w:val="0"/>
          <w:numId w:val="22"/>
        </w:numPr>
        <w:ind w:firstLineChars="0"/>
        <w:rPr>
          <w:rFonts w:asciiTheme="minorEastAsia" w:hAnsiTheme="minorEastAsia" w:hint="eastAsia"/>
        </w:rPr>
      </w:pPr>
      <w:r>
        <w:rPr>
          <w:rFonts w:asciiTheme="minorEastAsia" w:hAnsiTheme="minorEastAsia"/>
        </w:rPr>
        <w:t>控制板可能损坏、面板排线端子可能松脱等，需要咨询专业人员进行维修。</w:t>
      </w:r>
    </w:p>
    <w:p w14:paraId="04D2B8BB" w14:textId="77777777" w:rsidR="00563547" w:rsidRDefault="00184BCF">
      <w:pPr>
        <w:pStyle w:val="3"/>
        <w:rPr>
          <w:rFonts w:asciiTheme="minorEastAsia" w:hAnsiTheme="minorEastAsia" w:hint="eastAsia"/>
          <w:color w:val="auto"/>
        </w:rPr>
      </w:pPr>
      <w:r>
        <w:rPr>
          <w:rFonts w:asciiTheme="minorEastAsia" w:hAnsiTheme="minorEastAsia"/>
          <w:color w:val="auto"/>
        </w:rPr>
        <w:t>子弹冰-制作的冰太小</w:t>
      </w:r>
    </w:p>
    <w:p w14:paraId="04D2B8BC" w14:textId="77777777" w:rsidR="00563547" w:rsidRDefault="00184BCF">
      <w:pPr>
        <w:pStyle w:val="af9"/>
        <w:numPr>
          <w:ilvl w:val="0"/>
          <w:numId w:val="23"/>
        </w:numPr>
        <w:ind w:firstLineChars="0"/>
        <w:rPr>
          <w:rFonts w:asciiTheme="minorEastAsia" w:hAnsiTheme="minorEastAsia" w:hint="eastAsia"/>
        </w:rPr>
      </w:pPr>
      <w:r>
        <w:rPr>
          <w:rFonts w:asciiTheme="minorEastAsia" w:hAnsiTheme="minorEastAsia"/>
        </w:rPr>
        <w:t>子弹冰前面</w:t>
      </w:r>
      <w:r>
        <w:rPr>
          <w:rFonts w:asciiTheme="minorEastAsia" w:hAnsiTheme="minorEastAsia" w:hint="eastAsia"/>
        </w:rPr>
        <w:t>5</w:t>
      </w:r>
      <w:r>
        <w:rPr>
          <w:rFonts w:asciiTheme="minorEastAsia" w:hAnsiTheme="minorEastAsia"/>
        </w:rPr>
        <w:t>次制冰是水降温阶段，冰形会随水温下降逐渐增大，然后达到标准尺寸子弹冰。</w:t>
      </w:r>
    </w:p>
    <w:p w14:paraId="04D2B8BD" w14:textId="459F79AB" w:rsidR="00563547" w:rsidRDefault="00184BCF">
      <w:pPr>
        <w:pStyle w:val="af9"/>
        <w:numPr>
          <w:ilvl w:val="0"/>
          <w:numId w:val="23"/>
        </w:numPr>
        <w:ind w:firstLineChars="0"/>
        <w:rPr>
          <w:rFonts w:asciiTheme="minorEastAsia" w:hAnsiTheme="minorEastAsia" w:hint="eastAsia"/>
        </w:rPr>
      </w:pPr>
      <w:r>
        <w:rPr>
          <w:rFonts w:asciiTheme="minorEastAsia" w:hAnsiTheme="minorEastAsia"/>
        </w:rPr>
        <w:t>本</w:t>
      </w:r>
      <w:del w:id="582" w:author="Aiden D" w:date="2026-02-04T23:24:00Z" w16du:dateUtc="2026-02-04T15:24:00Z">
        <w:r w:rsidDel="00AA24D6">
          <w:rPr>
            <w:rFonts w:asciiTheme="minorEastAsia" w:hAnsiTheme="minorEastAsia"/>
          </w:rPr>
          <w:delText>设备</w:delText>
        </w:r>
      </w:del>
      <w:ins w:id="583" w:author="Aiden D" w:date="2026-02-04T23:24:00Z" w16du:dateUtc="2026-02-04T15:24:00Z">
        <w:r w:rsidR="00AA24D6">
          <w:rPr>
            <w:rFonts w:asciiTheme="minorEastAsia" w:hAnsiTheme="minorEastAsia"/>
          </w:rPr>
          <w:t>产品</w:t>
        </w:r>
      </w:ins>
      <w:r>
        <w:rPr>
          <w:rFonts w:asciiTheme="minorEastAsia" w:hAnsiTheme="minorEastAsia"/>
        </w:rPr>
        <w:t>的气候类型为SN，适合在10℃~32℃/ 50℉~89.6℉ 的环境温度中使用，如果超过此环境温度范围，则无法确保冰的完整度。</w:t>
      </w:r>
    </w:p>
    <w:bookmarkEnd w:id="571"/>
    <w:p w14:paraId="04D2B8BE" w14:textId="77777777" w:rsidR="00563547" w:rsidRDefault="00184BCF">
      <w:pPr>
        <w:pStyle w:val="3"/>
        <w:rPr>
          <w:rFonts w:asciiTheme="minorEastAsia" w:hAnsiTheme="minorEastAsia" w:hint="eastAsia"/>
          <w:color w:val="auto"/>
        </w:rPr>
      </w:pPr>
      <w:r>
        <w:rPr>
          <w:rFonts w:asciiTheme="minorEastAsia" w:hAnsiTheme="minorEastAsia"/>
          <w:color w:val="auto"/>
        </w:rPr>
        <w:t>制冰效果不理想</w:t>
      </w:r>
    </w:p>
    <w:p w14:paraId="04D2B8BF" w14:textId="77777777" w:rsidR="00563547" w:rsidRDefault="00184BCF">
      <w:pPr>
        <w:rPr>
          <w:rFonts w:asciiTheme="minorEastAsia" w:hAnsiTheme="minorEastAsia" w:hint="eastAsia"/>
        </w:rPr>
      </w:pPr>
      <w:r>
        <w:rPr>
          <w:rFonts w:asciiTheme="minorEastAsia" w:hAnsiTheme="minorEastAsia"/>
        </w:rPr>
        <w:t>请联系客服或销售人员，寻求售后支持。</w:t>
      </w:r>
      <w:bookmarkStart w:id="584" w:name="_Toc97800612"/>
      <w:bookmarkStart w:id="585" w:name="_Toc54277055"/>
    </w:p>
    <w:bookmarkEnd w:id="584"/>
    <w:bookmarkEnd w:id="585"/>
    <w:p w14:paraId="04D2B8C0" w14:textId="456D4133" w:rsidR="00563547" w:rsidDel="00CF3B42" w:rsidRDefault="00184BCF">
      <w:pPr>
        <w:rPr>
          <w:del w:id="586" w:author="Aiden D" w:date="2026-02-04T23:29:00Z" w16du:dateUtc="2026-02-04T15:29:00Z"/>
          <w:rFonts w:asciiTheme="minorEastAsia" w:hAnsiTheme="minorEastAsia" w:hint="eastAsia"/>
          <w:caps/>
          <w:spacing w:val="15"/>
          <w:sz w:val="21"/>
          <w:szCs w:val="22"/>
        </w:rPr>
      </w:pPr>
      <w:del w:id="587" w:author="Aiden D" w:date="2026-02-04T23:29:00Z" w16du:dateUtc="2026-02-04T15:29:00Z">
        <w:r w:rsidDel="00CF3B42">
          <w:rPr>
            <w:rFonts w:asciiTheme="minorEastAsia" w:hAnsiTheme="minorEastAsia" w:hint="eastAsia"/>
          </w:rPr>
          <w:lastRenderedPageBreak/>
          <w:br w:type="page"/>
        </w:r>
      </w:del>
    </w:p>
    <w:p w14:paraId="04D2B8C1" w14:textId="77777777" w:rsidR="00563547" w:rsidRDefault="00184BCF">
      <w:pPr>
        <w:pStyle w:val="1"/>
        <w:rPr>
          <w:rFonts w:asciiTheme="minorEastAsia" w:hAnsiTheme="minorEastAsia" w:hint="eastAsia"/>
          <w:color w:val="auto"/>
        </w:rPr>
      </w:pPr>
      <w:bookmarkStart w:id="588" w:name="_Toc221140288"/>
      <w:commentRangeStart w:id="589"/>
      <w:r>
        <w:rPr>
          <w:rFonts w:asciiTheme="minorEastAsia" w:hAnsiTheme="minorEastAsia" w:hint="cs"/>
          <w:color w:val="auto"/>
        </w:rPr>
        <w:t>产品参数</w:t>
      </w:r>
      <w:bookmarkEnd w:id="588"/>
      <w:commentRangeEnd w:id="589"/>
      <w:r>
        <w:rPr>
          <w:rStyle w:val="af8"/>
          <w:rFonts w:asciiTheme="minorEastAsia" w:hAnsiTheme="minorEastAsia" w:hint="eastAsia"/>
          <w:color w:val="auto"/>
          <w:szCs w:val="22"/>
        </w:rPr>
        <w:commentReference w:id="589"/>
      </w:r>
    </w:p>
    <w:tbl>
      <w:tblPr>
        <w:tblStyle w:val="111"/>
        <w:tblW w:w="0" w:type="auto"/>
        <w:tblLook w:val="04A0" w:firstRow="1" w:lastRow="0" w:firstColumn="1" w:lastColumn="0" w:noHBand="0" w:noVBand="1"/>
      </w:tblPr>
      <w:tblGrid>
        <w:gridCol w:w="1250"/>
        <w:gridCol w:w="1770"/>
        <w:gridCol w:w="1795"/>
        <w:gridCol w:w="1864"/>
      </w:tblGrid>
      <w:tr w:rsidR="00563547" w14:paraId="04D2B8C4" w14:textId="77777777" w:rsidTr="0056354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C2" w14:textId="77777777" w:rsidR="00563547" w:rsidRDefault="00184BCF">
            <w:pPr>
              <w:rPr>
                <w:rFonts w:asciiTheme="minorEastAsia" w:hAnsiTheme="minorEastAsia" w:hint="eastAsia"/>
                <w:b w:val="0"/>
                <w:bCs w:val="0"/>
              </w:rPr>
            </w:pPr>
            <w:r>
              <w:rPr>
                <w:rFonts w:asciiTheme="minorEastAsia" w:hAnsiTheme="minorEastAsia"/>
              </w:rPr>
              <w:t>型号</w:t>
            </w:r>
          </w:p>
        </w:tc>
        <w:tc>
          <w:tcPr>
            <w:tcW w:w="3659" w:type="dxa"/>
            <w:gridSpan w:val="2"/>
          </w:tcPr>
          <w:p w14:paraId="04D2B8C3" w14:textId="77777777" w:rsidR="00563547" w:rsidRDefault="00184BCF">
            <w:pPr>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b w:val="0"/>
                <w:bCs w:val="0"/>
              </w:rPr>
            </w:pPr>
            <w:r>
              <w:rPr>
                <w:rFonts w:asciiTheme="minorEastAsia" w:hAnsiTheme="minorEastAsia"/>
              </w:rPr>
              <w:t>IMT050</w:t>
            </w:r>
          </w:p>
        </w:tc>
      </w:tr>
      <w:tr w:rsidR="00F24C1F" w14:paraId="04D2B8C8" w14:textId="77777777" w:rsidTr="00563547">
        <w:trPr>
          <w:trHeight w:val="311"/>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C5" w14:textId="77777777" w:rsidR="00F24C1F" w:rsidRDefault="00F24C1F" w:rsidP="00F24C1F">
            <w:pPr>
              <w:rPr>
                <w:rFonts w:asciiTheme="minorEastAsia" w:hAnsiTheme="minorEastAsia" w:hint="eastAsia"/>
                <w:b w:val="0"/>
                <w:bCs w:val="0"/>
              </w:rPr>
            </w:pPr>
            <w:r>
              <w:rPr>
                <w:rFonts w:asciiTheme="minorEastAsia" w:hAnsiTheme="minorEastAsia"/>
              </w:rPr>
              <w:t>电压/频率</w:t>
            </w:r>
          </w:p>
        </w:tc>
        <w:tc>
          <w:tcPr>
            <w:tcW w:w="1795" w:type="dxa"/>
            <w:tcBorders>
              <w:right w:val="single" w:sz="4" w:space="0" w:color="auto"/>
            </w:tcBorders>
          </w:tcPr>
          <w:p w14:paraId="04D2B8C6" w14:textId="670949B4"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ins w:id="590" w:author="Aiden D" w:date="2026-02-04T23:31:00Z" w16du:dateUtc="2026-02-04T15:31:00Z">
              <w:r>
                <w:rPr>
                  <w:rFonts w:asciiTheme="minorEastAsia" w:hAnsiTheme="minorEastAsia"/>
                </w:rPr>
                <w:t>110-120V 60Hz</w:t>
              </w:r>
            </w:ins>
            <w:del w:id="591" w:author="Aiden D" w:date="2026-02-04T23:31:00Z" w16du:dateUtc="2026-02-04T15:31:00Z">
              <w:r w:rsidDel="007206DC">
                <w:rPr>
                  <w:rFonts w:asciiTheme="minorEastAsia" w:hAnsiTheme="minorEastAsia"/>
                </w:rPr>
                <w:delText>220-240V 50Hz</w:delText>
              </w:r>
            </w:del>
          </w:p>
        </w:tc>
        <w:tc>
          <w:tcPr>
            <w:tcW w:w="1864" w:type="dxa"/>
            <w:tcBorders>
              <w:left w:val="single" w:sz="4" w:space="0" w:color="auto"/>
            </w:tcBorders>
          </w:tcPr>
          <w:p w14:paraId="04D2B8C7" w14:textId="49C9FF9B"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ins w:id="592" w:author="Aiden D" w:date="2026-02-04T23:31:00Z" w16du:dateUtc="2026-02-04T15:31:00Z">
              <w:r>
                <w:rPr>
                  <w:rFonts w:asciiTheme="minorEastAsia" w:hAnsiTheme="minorEastAsia" w:hint="eastAsia"/>
                </w:rPr>
                <w:t>2</w:t>
              </w:r>
            </w:ins>
            <w:ins w:id="593" w:author="Aiden D" w:date="2026-02-04T23:32:00Z" w16du:dateUtc="2026-02-04T15:32:00Z">
              <w:r>
                <w:rPr>
                  <w:rFonts w:asciiTheme="minorEastAsia" w:hAnsiTheme="minorEastAsia" w:hint="eastAsia"/>
                </w:rPr>
                <w:t>20-240V 50Hz</w:t>
              </w:r>
            </w:ins>
            <w:del w:id="594" w:author="Aiden D" w:date="2026-02-04T23:31:00Z" w16du:dateUtc="2026-02-04T15:31:00Z">
              <w:r w:rsidDel="00F24C1F">
                <w:rPr>
                  <w:rFonts w:asciiTheme="minorEastAsia" w:hAnsiTheme="minorEastAsia"/>
                </w:rPr>
                <w:delText>110-120V 60Hz</w:delText>
              </w:r>
            </w:del>
          </w:p>
        </w:tc>
      </w:tr>
      <w:tr w:rsidR="00F24C1F" w14:paraId="04D2B8CC"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C9" w14:textId="77777777" w:rsidR="00F24C1F" w:rsidRDefault="00F24C1F" w:rsidP="00F24C1F">
            <w:pPr>
              <w:rPr>
                <w:rFonts w:asciiTheme="minorEastAsia" w:hAnsiTheme="minorEastAsia" w:hint="eastAsia"/>
                <w:b w:val="0"/>
                <w:bCs w:val="0"/>
              </w:rPr>
            </w:pPr>
            <w:r>
              <w:rPr>
                <w:rFonts w:asciiTheme="minorEastAsia" w:hAnsiTheme="minorEastAsia" w:hint="eastAsia"/>
              </w:rPr>
              <w:t>制冰</w:t>
            </w:r>
            <w:r>
              <w:rPr>
                <w:rFonts w:asciiTheme="minorEastAsia" w:hAnsiTheme="minorEastAsia"/>
              </w:rPr>
              <w:t>功率</w:t>
            </w:r>
          </w:p>
        </w:tc>
        <w:tc>
          <w:tcPr>
            <w:tcW w:w="1795" w:type="dxa"/>
            <w:tcBorders>
              <w:right w:val="single" w:sz="4" w:space="0" w:color="auto"/>
            </w:tcBorders>
          </w:tcPr>
          <w:p w14:paraId="04D2B8CA"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110W</w:t>
            </w:r>
          </w:p>
        </w:tc>
        <w:tc>
          <w:tcPr>
            <w:tcW w:w="1864" w:type="dxa"/>
            <w:tcBorders>
              <w:left w:val="single" w:sz="4" w:space="0" w:color="auto"/>
            </w:tcBorders>
          </w:tcPr>
          <w:p w14:paraId="04D2B8CB"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110W</w:t>
            </w:r>
          </w:p>
        </w:tc>
      </w:tr>
      <w:tr w:rsidR="00F24C1F" w14:paraId="04D2B8D0"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CD" w14:textId="77777777" w:rsidR="00F24C1F" w:rsidRDefault="00F24C1F" w:rsidP="00F24C1F">
            <w:pPr>
              <w:rPr>
                <w:rFonts w:asciiTheme="minorEastAsia" w:hAnsiTheme="minorEastAsia" w:hint="eastAsia"/>
                <w:b w:val="0"/>
                <w:bCs w:val="0"/>
              </w:rPr>
            </w:pPr>
            <w:r>
              <w:rPr>
                <w:rFonts w:asciiTheme="minorEastAsia" w:hAnsiTheme="minorEastAsia" w:hint="eastAsia"/>
              </w:rPr>
              <w:t>脱冰功率</w:t>
            </w:r>
          </w:p>
        </w:tc>
        <w:tc>
          <w:tcPr>
            <w:tcW w:w="1795" w:type="dxa"/>
            <w:tcBorders>
              <w:right w:val="single" w:sz="4" w:space="0" w:color="auto"/>
            </w:tcBorders>
          </w:tcPr>
          <w:p w14:paraId="04D2B8CE" w14:textId="39F4CA5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ins w:id="595" w:author="Aiden D" w:date="2026-02-04T23:32:00Z" w16du:dateUtc="2026-02-04T15:32:00Z">
              <w:r>
                <w:rPr>
                  <w:rFonts w:asciiTheme="minorEastAsia" w:hAnsiTheme="minorEastAsia" w:hint="eastAsia"/>
                </w:rPr>
                <w:t>170</w:t>
              </w:r>
            </w:ins>
            <w:del w:id="596" w:author="Aiden D" w:date="2026-02-04T23:32:00Z" w16du:dateUtc="2026-02-04T15:32:00Z">
              <w:r w:rsidDel="00F24C1F">
                <w:rPr>
                  <w:rFonts w:asciiTheme="minorEastAsia" w:hAnsiTheme="minorEastAsia" w:hint="eastAsia"/>
                </w:rPr>
                <w:delText>130</w:delText>
              </w:r>
            </w:del>
            <w:r>
              <w:rPr>
                <w:rFonts w:asciiTheme="minorEastAsia" w:hAnsiTheme="minorEastAsia" w:hint="eastAsia"/>
              </w:rPr>
              <w:t>W</w:t>
            </w:r>
          </w:p>
        </w:tc>
        <w:tc>
          <w:tcPr>
            <w:tcW w:w="1864" w:type="dxa"/>
            <w:tcBorders>
              <w:left w:val="single" w:sz="4" w:space="0" w:color="auto"/>
            </w:tcBorders>
          </w:tcPr>
          <w:p w14:paraId="04D2B8CF" w14:textId="29638F46"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ins w:id="597" w:author="Aiden D" w:date="2026-02-04T23:32:00Z" w16du:dateUtc="2026-02-04T15:32:00Z">
              <w:r>
                <w:rPr>
                  <w:rFonts w:asciiTheme="minorEastAsia" w:hAnsiTheme="minorEastAsia" w:hint="eastAsia"/>
                </w:rPr>
                <w:t>130</w:t>
              </w:r>
            </w:ins>
            <w:del w:id="598" w:author="Aiden D" w:date="2026-02-04T23:32:00Z" w16du:dateUtc="2026-02-04T15:32:00Z">
              <w:r w:rsidDel="00F24C1F">
                <w:rPr>
                  <w:rFonts w:asciiTheme="minorEastAsia" w:hAnsiTheme="minorEastAsia" w:hint="eastAsia"/>
                </w:rPr>
                <w:delText>170</w:delText>
              </w:r>
            </w:del>
            <w:r>
              <w:rPr>
                <w:rFonts w:asciiTheme="minorEastAsia" w:hAnsiTheme="minorEastAsia" w:hint="eastAsia"/>
              </w:rPr>
              <w:t>W</w:t>
            </w:r>
          </w:p>
        </w:tc>
      </w:tr>
      <w:tr w:rsidR="00F24C1F" w14:paraId="04D2B8D3"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D1" w14:textId="77777777" w:rsidR="00F24C1F" w:rsidRDefault="00F24C1F" w:rsidP="00F24C1F">
            <w:pPr>
              <w:rPr>
                <w:rFonts w:asciiTheme="minorEastAsia" w:hAnsiTheme="minorEastAsia" w:hint="eastAsia"/>
                <w:b w:val="0"/>
                <w:bCs w:val="0"/>
              </w:rPr>
            </w:pPr>
            <w:r>
              <w:rPr>
                <w:rFonts w:asciiTheme="minorEastAsia" w:hAnsiTheme="minorEastAsia"/>
              </w:rPr>
              <w:t>商业标称HP</w:t>
            </w:r>
          </w:p>
        </w:tc>
        <w:tc>
          <w:tcPr>
            <w:tcW w:w="3659" w:type="dxa"/>
            <w:gridSpan w:val="2"/>
          </w:tcPr>
          <w:p w14:paraId="04D2B8D2"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rPr>
              <w:t>1/8</w:t>
            </w:r>
          </w:p>
        </w:tc>
      </w:tr>
      <w:tr w:rsidR="00F24C1F" w14:paraId="04D2B8D6"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D4" w14:textId="77777777" w:rsidR="00F24C1F" w:rsidRDefault="00F24C1F" w:rsidP="00F24C1F">
            <w:pPr>
              <w:rPr>
                <w:rFonts w:asciiTheme="minorEastAsia" w:hAnsiTheme="minorEastAsia" w:hint="eastAsia"/>
                <w:b w:val="0"/>
                <w:bCs w:val="0"/>
              </w:rPr>
            </w:pPr>
            <w:r>
              <w:rPr>
                <w:rFonts w:asciiTheme="minorEastAsia" w:hAnsiTheme="minorEastAsia"/>
              </w:rPr>
              <w:t>冷媒</w:t>
            </w:r>
          </w:p>
        </w:tc>
        <w:tc>
          <w:tcPr>
            <w:tcW w:w="3659" w:type="dxa"/>
            <w:gridSpan w:val="2"/>
          </w:tcPr>
          <w:p w14:paraId="04D2B8D5"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rPr>
              <w:t>R600a</w:t>
            </w:r>
          </w:p>
        </w:tc>
      </w:tr>
      <w:tr w:rsidR="00F24C1F" w14:paraId="04D2B8D9"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D7" w14:textId="77777777" w:rsidR="00F24C1F" w:rsidRDefault="00F24C1F" w:rsidP="00F24C1F">
            <w:pPr>
              <w:rPr>
                <w:rFonts w:asciiTheme="minorEastAsia" w:hAnsiTheme="minorEastAsia" w:hint="eastAsia"/>
                <w:b w:val="0"/>
                <w:bCs w:val="0"/>
              </w:rPr>
            </w:pPr>
            <w:r>
              <w:rPr>
                <w:rFonts w:asciiTheme="minorEastAsia" w:hAnsiTheme="minorEastAsia"/>
              </w:rPr>
              <w:t>气候类型</w:t>
            </w:r>
          </w:p>
        </w:tc>
        <w:tc>
          <w:tcPr>
            <w:tcW w:w="3659" w:type="dxa"/>
            <w:gridSpan w:val="2"/>
            <w:vAlign w:val="center"/>
          </w:tcPr>
          <w:p w14:paraId="04D2B8D8"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rPr>
              <w:t>SN</w:t>
            </w:r>
          </w:p>
        </w:tc>
      </w:tr>
      <w:tr w:rsidR="00F24C1F" w14:paraId="04D2B8DC"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DA" w14:textId="77777777" w:rsidR="00F24C1F" w:rsidRDefault="00F24C1F" w:rsidP="00F24C1F">
            <w:pPr>
              <w:rPr>
                <w:rFonts w:asciiTheme="minorEastAsia" w:hAnsiTheme="minorEastAsia" w:hint="eastAsia"/>
                <w:b w:val="0"/>
                <w:bCs w:val="0"/>
              </w:rPr>
            </w:pPr>
            <w:r>
              <w:rPr>
                <w:rFonts w:asciiTheme="minorEastAsia" w:hAnsiTheme="minorEastAsia"/>
              </w:rPr>
              <w:t>控制方式</w:t>
            </w:r>
          </w:p>
        </w:tc>
        <w:tc>
          <w:tcPr>
            <w:tcW w:w="3659" w:type="dxa"/>
            <w:gridSpan w:val="2"/>
          </w:tcPr>
          <w:p w14:paraId="04D2B8DB"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薄膜</w:t>
            </w:r>
            <w:r>
              <w:rPr>
                <w:rFonts w:asciiTheme="minorEastAsia" w:hAnsiTheme="minorEastAsia"/>
              </w:rPr>
              <w:t>按键</w:t>
            </w:r>
          </w:p>
        </w:tc>
      </w:tr>
      <w:tr w:rsidR="00F24C1F" w14:paraId="04D2B8DF"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DD" w14:textId="77777777" w:rsidR="00F24C1F" w:rsidRDefault="00F24C1F" w:rsidP="00F24C1F">
            <w:pPr>
              <w:rPr>
                <w:rFonts w:asciiTheme="minorEastAsia" w:hAnsiTheme="minorEastAsia" w:hint="eastAsia"/>
                <w:b w:val="0"/>
                <w:bCs w:val="0"/>
              </w:rPr>
            </w:pPr>
            <w:r>
              <w:rPr>
                <w:rFonts w:asciiTheme="minorEastAsia" w:hAnsiTheme="minorEastAsia"/>
              </w:rPr>
              <w:t>注水方式</w:t>
            </w:r>
          </w:p>
        </w:tc>
        <w:tc>
          <w:tcPr>
            <w:tcW w:w="3659" w:type="dxa"/>
            <w:gridSpan w:val="2"/>
          </w:tcPr>
          <w:p w14:paraId="04D2B8DE"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rPr>
              <w:t>手动注水</w:t>
            </w:r>
          </w:p>
        </w:tc>
      </w:tr>
      <w:tr w:rsidR="00F24C1F" w:rsidRPr="00231441" w14:paraId="04D2B8E2"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E0" w14:textId="77777777" w:rsidR="00F24C1F" w:rsidRDefault="00F24C1F" w:rsidP="00F24C1F">
            <w:pPr>
              <w:rPr>
                <w:rFonts w:asciiTheme="minorEastAsia" w:hAnsiTheme="minorEastAsia" w:hint="eastAsia"/>
                <w:b w:val="0"/>
                <w:bCs w:val="0"/>
              </w:rPr>
            </w:pPr>
            <w:r>
              <w:rPr>
                <w:rFonts w:asciiTheme="minorEastAsia" w:hAnsiTheme="minorEastAsia"/>
              </w:rPr>
              <w:t>水箱注水量</w:t>
            </w:r>
          </w:p>
        </w:tc>
        <w:tc>
          <w:tcPr>
            <w:tcW w:w="3659" w:type="dxa"/>
            <w:gridSpan w:val="2"/>
          </w:tcPr>
          <w:p w14:paraId="53600830" w14:textId="544060AA" w:rsidR="00231441" w:rsidRDefault="00F24C1F" w:rsidP="00F24C1F">
            <w:pPr>
              <w:cnfStyle w:val="000000000000" w:firstRow="0" w:lastRow="0" w:firstColumn="0" w:lastColumn="0" w:oddVBand="0" w:evenVBand="0" w:oddHBand="0" w:evenHBand="0" w:firstRowFirstColumn="0" w:firstRowLastColumn="0" w:lastRowFirstColumn="0" w:lastRowLastColumn="0"/>
              <w:rPr>
                <w:ins w:id="599" w:author="Aiden" w:date="2026-02-05T09:07:00Z" w16du:dateUtc="2026-02-05T01:07:00Z"/>
                <w:rFonts w:asciiTheme="minorEastAsia" w:hAnsiTheme="minorEastAsia"/>
                <w:lang w:val="fr-FR"/>
              </w:rPr>
            </w:pPr>
            <w:r w:rsidRPr="00231441">
              <w:rPr>
                <w:rFonts w:asciiTheme="minorEastAsia" w:hAnsiTheme="minorEastAsia"/>
                <w:lang w:val="fr-FR"/>
                <w:rPrChange w:id="600" w:author="Aiden" w:date="2026-02-05T09:07:00Z" w16du:dateUtc="2026-02-05T01:07:00Z">
                  <w:rPr>
                    <w:rFonts w:asciiTheme="minorEastAsia" w:hAnsiTheme="minorEastAsia"/>
                  </w:rPr>
                </w:rPrChange>
              </w:rPr>
              <w:t>MAX</w:t>
            </w:r>
            <w:ins w:id="601" w:author="Aiden" w:date="2026-02-05T09:06:00Z" w16du:dateUtc="2026-02-05T01:06:00Z">
              <w:r w:rsidR="00FE350D" w:rsidRPr="00231441">
                <w:rPr>
                  <w:rFonts w:asciiTheme="minorEastAsia" w:hAnsiTheme="minorEastAsia" w:hint="eastAsia"/>
                  <w:lang w:val="fr-FR"/>
                  <w:rPrChange w:id="602" w:author="Aiden" w:date="2026-02-05T09:07:00Z" w16du:dateUtc="2026-02-05T01:07:00Z">
                    <w:rPr>
                      <w:rFonts w:asciiTheme="minorEastAsia" w:hAnsiTheme="minorEastAsia" w:hint="eastAsia"/>
                    </w:rPr>
                  </w:rPrChange>
                </w:rPr>
                <w:t xml:space="preserve"> 1.</w:t>
              </w:r>
            </w:ins>
            <w:ins w:id="603" w:author="Aiden" w:date="2026-02-05T09:15:00Z" w16du:dateUtc="2026-02-05T01:15:00Z">
              <w:r w:rsidR="00231441">
                <w:rPr>
                  <w:rFonts w:asciiTheme="minorEastAsia" w:hAnsiTheme="minorEastAsia" w:hint="eastAsia"/>
                  <w:lang w:val="fr-FR"/>
                </w:rPr>
                <w:t>1</w:t>
              </w:r>
            </w:ins>
            <w:ins w:id="604" w:author="Aiden" w:date="2026-02-05T09:07:00Z" w16du:dateUtc="2026-02-05T01:07:00Z">
              <w:r w:rsidR="00231441" w:rsidRPr="00231441">
                <w:rPr>
                  <w:rFonts w:asciiTheme="minorEastAsia" w:hAnsiTheme="minorEastAsia" w:hint="eastAsia"/>
                  <w:lang w:val="fr-FR"/>
                  <w:rPrChange w:id="605" w:author="Aiden" w:date="2026-02-05T09:07:00Z" w16du:dateUtc="2026-02-05T01:07:00Z">
                    <w:rPr>
                      <w:rFonts w:asciiTheme="minorEastAsia" w:hAnsiTheme="minorEastAsia" w:hint="eastAsia"/>
                    </w:rPr>
                  </w:rPrChange>
                </w:rPr>
                <w:t xml:space="preserve"> qt</w:t>
              </w:r>
            </w:ins>
            <w:ins w:id="606" w:author="Aiden" w:date="2026-02-05T09:06:00Z" w16du:dateUtc="2026-02-05T01:06:00Z">
              <w:r w:rsidR="00FE350D" w:rsidRPr="00231441">
                <w:rPr>
                  <w:rFonts w:asciiTheme="minorEastAsia" w:hAnsiTheme="minorEastAsia" w:hint="eastAsia"/>
                  <w:lang w:val="fr-FR"/>
                  <w:rPrChange w:id="607" w:author="Aiden" w:date="2026-02-05T09:07:00Z" w16du:dateUtc="2026-02-05T01:07:00Z">
                    <w:rPr>
                      <w:rFonts w:asciiTheme="minorEastAsia" w:hAnsiTheme="minorEastAsia" w:hint="eastAsia"/>
                    </w:rPr>
                  </w:rPrChange>
                </w:rPr>
                <w:t xml:space="preserve"> /</w:t>
              </w:r>
            </w:ins>
            <w:r w:rsidRPr="00231441">
              <w:rPr>
                <w:rFonts w:asciiTheme="minorEastAsia" w:hAnsiTheme="minorEastAsia"/>
                <w:lang w:val="fr-FR"/>
                <w:rPrChange w:id="608" w:author="Aiden" w:date="2026-02-05T09:07:00Z" w16du:dateUtc="2026-02-05T01:07:00Z">
                  <w:rPr>
                    <w:rFonts w:asciiTheme="minorEastAsia" w:hAnsiTheme="minorEastAsia"/>
                  </w:rPr>
                </w:rPrChange>
              </w:rPr>
              <w:t xml:space="preserve"> </w:t>
            </w:r>
            <w:r w:rsidRPr="00231441">
              <w:rPr>
                <w:rFonts w:asciiTheme="minorEastAsia" w:hAnsiTheme="minorEastAsia" w:hint="eastAsia"/>
                <w:lang w:val="fr-FR"/>
                <w:rPrChange w:id="609" w:author="Aiden" w:date="2026-02-05T09:07:00Z" w16du:dateUtc="2026-02-05T01:07:00Z">
                  <w:rPr>
                    <w:rFonts w:asciiTheme="minorEastAsia" w:hAnsiTheme="minorEastAsia" w:hint="eastAsia"/>
                  </w:rPr>
                </w:rPrChange>
              </w:rPr>
              <w:t xml:space="preserve">1.0 </w:t>
            </w:r>
            <w:r w:rsidRPr="00231441">
              <w:rPr>
                <w:rFonts w:asciiTheme="minorEastAsia" w:hAnsiTheme="minorEastAsia"/>
                <w:lang w:val="fr-FR"/>
                <w:rPrChange w:id="610" w:author="Aiden" w:date="2026-02-05T09:07:00Z" w16du:dateUtc="2026-02-05T01:07:00Z">
                  <w:rPr>
                    <w:rFonts w:asciiTheme="minorEastAsia" w:hAnsiTheme="minorEastAsia"/>
                  </w:rPr>
                </w:rPrChange>
              </w:rPr>
              <w:t>L</w:t>
            </w:r>
            <w:r w:rsidRPr="00231441">
              <w:rPr>
                <w:rFonts w:asciiTheme="minorEastAsia" w:hAnsiTheme="minorEastAsia" w:hint="eastAsia"/>
                <w:lang w:val="fr-FR"/>
                <w:rPrChange w:id="611" w:author="Aiden" w:date="2026-02-05T09:07:00Z" w16du:dateUtc="2026-02-05T01:07:00Z">
                  <w:rPr>
                    <w:rFonts w:asciiTheme="minorEastAsia" w:hAnsiTheme="minorEastAsia" w:hint="eastAsia"/>
                  </w:rPr>
                </w:rPrChange>
              </w:rPr>
              <w:t>,</w:t>
            </w:r>
          </w:p>
          <w:p w14:paraId="04D2B8E1" w14:textId="12A3A5AB" w:rsidR="00F24C1F" w:rsidRPr="00231441"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lang w:val="fr-FR"/>
                <w:rPrChange w:id="612" w:author="Aiden" w:date="2026-02-05T09:07:00Z" w16du:dateUtc="2026-02-05T01:07:00Z">
                  <w:rPr>
                    <w:rFonts w:asciiTheme="minorEastAsia" w:hAnsiTheme="minorEastAsia" w:hint="eastAsia"/>
                  </w:rPr>
                </w:rPrChange>
              </w:rPr>
            </w:pPr>
            <w:del w:id="613" w:author="Aiden" w:date="2026-02-05T09:07:00Z" w16du:dateUtc="2026-02-05T01:07:00Z">
              <w:r w:rsidRPr="00231441" w:rsidDel="00231441">
                <w:rPr>
                  <w:rFonts w:asciiTheme="minorEastAsia" w:hAnsiTheme="minorEastAsia" w:hint="eastAsia"/>
                  <w:lang w:val="fr-FR"/>
                  <w:rPrChange w:id="614" w:author="Aiden" w:date="2026-02-05T09:07:00Z" w16du:dateUtc="2026-02-05T01:07:00Z">
                    <w:rPr>
                      <w:rFonts w:asciiTheme="minorEastAsia" w:hAnsiTheme="minorEastAsia" w:hint="eastAsia"/>
                    </w:rPr>
                  </w:rPrChange>
                </w:rPr>
                <w:delText xml:space="preserve"> </w:delText>
              </w:r>
            </w:del>
            <w:r w:rsidRPr="00231441">
              <w:rPr>
                <w:rFonts w:asciiTheme="minorEastAsia" w:hAnsiTheme="minorEastAsia" w:hint="eastAsia"/>
                <w:lang w:val="fr-FR"/>
                <w:rPrChange w:id="615" w:author="Aiden" w:date="2026-02-05T09:07:00Z" w16du:dateUtc="2026-02-05T01:07:00Z">
                  <w:rPr>
                    <w:rFonts w:asciiTheme="minorEastAsia" w:hAnsiTheme="minorEastAsia" w:hint="eastAsia"/>
                  </w:rPr>
                </w:rPrChange>
              </w:rPr>
              <w:t xml:space="preserve">MIN </w:t>
            </w:r>
            <w:ins w:id="616" w:author="Aiden" w:date="2026-02-05T09:06:00Z" w16du:dateUtc="2026-02-05T01:06:00Z">
              <w:r w:rsidR="00FE350D" w:rsidRPr="00231441">
                <w:rPr>
                  <w:rFonts w:asciiTheme="minorEastAsia" w:hAnsiTheme="minorEastAsia" w:hint="eastAsia"/>
                  <w:lang w:val="fr-FR"/>
                  <w:rPrChange w:id="617" w:author="Aiden" w:date="2026-02-05T09:07:00Z" w16du:dateUtc="2026-02-05T01:07:00Z">
                    <w:rPr>
                      <w:rFonts w:asciiTheme="minorEastAsia" w:hAnsiTheme="minorEastAsia" w:hint="eastAsia"/>
                    </w:rPr>
                  </w:rPrChange>
                </w:rPr>
                <w:t>0.</w:t>
              </w:r>
            </w:ins>
            <w:ins w:id="618" w:author="Aiden" w:date="2026-02-05T09:15:00Z" w16du:dateUtc="2026-02-05T01:15:00Z">
              <w:r w:rsidR="00231441">
                <w:rPr>
                  <w:rFonts w:asciiTheme="minorEastAsia" w:hAnsiTheme="minorEastAsia" w:hint="eastAsia"/>
                  <w:lang w:val="fr-FR"/>
                </w:rPr>
                <w:t>8</w:t>
              </w:r>
            </w:ins>
            <w:ins w:id="619" w:author="Aiden" w:date="2026-02-05T09:07:00Z" w16du:dateUtc="2026-02-05T01:07:00Z">
              <w:r w:rsidR="00231441" w:rsidRPr="00231441">
                <w:rPr>
                  <w:rFonts w:asciiTheme="minorEastAsia" w:hAnsiTheme="minorEastAsia" w:hint="eastAsia"/>
                  <w:lang w:val="fr-FR"/>
                  <w:rPrChange w:id="620" w:author="Aiden" w:date="2026-02-05T09:07:00Z" w16du:dateUtc="2026-02-05T01:07:00Z">
                    <w:rPr>
                      <w:rFonts w:asciiTheme="minorEastAsia" w:hAnsiTheme="minorEastAsia" w:hint="eastAsia"/>
                    </w:rPr>
                  </w:rPrChange>
                </w:rPr>
                <w:t xml:space="preserve"> qt</w:t>
              </w:r>
              <w:r w:rsidR="00FE350D" w:rsidRPr="00231441">
                <w:rPr>
                  <w:rFonts w:asciiTheme="minorEastAsia" w:hAnsiTheme="minorEastAsia" w:hint="eastAsia"/>
                  <w:lang w:val="fr-FR"/>
                  <w:rPrChange w:id="621" w:author="Aiden" w:date="2026-02-05T09:07:00Z" w16du:dateUtc="2026-02-05T01:07:00Z">
                    <w:rPr>
                      <w:rFonts w:asciiTheme="minorEastAsia" w:hAnsiTheme="minorEastAsia" w:hint="eastAsia"/>
                    </w:rPr>
                  </w:rPrChange>
                </w:rPr>
                <w:t xml:space="preserve"> / /</w:t>
              </w:r>
            </w:ins>
            <w:r w:rsidRPr="00231441">
              <w:rPr>
                <w:rFonts w:asciiTheme="minorEastAsia" w:hAnsiTheme="minorEastAsia" w:hint="eastAsia"/>
                <w:lang w:val="fr-FR"/>
                <w:rPrChange w:id="622" w:author="Aiden" w:date="2026-02-05T09:07:00Z" w16du:dateUtc="2026-02-05T01:07:00Z">
                  <w:rPr>
                    <w:rFonts w:asciiTheme="minorEastAsia" w:hAnsiTheme="minorEastAsia" w:hint="eastAsia"/>
                  </w:rPr>
                </w:rPrChange>
              </w:rPr>
              <w:t>0.75 L</w:t>
            </w:r>
            <w:commentRangeStart w:id="623"/>
            <w:commentRangeEnd w:id="623"/>
            <w:r w:rsidRPr="00231441">
              <w:rPr>
                <w:rStyle w:val="af8"/>
                <w:rFonts w:asciiTheme="minorEastAsia" w:hAnsiTheme="minorEastAsia" w:hint="eastAsia"/>
                <w:sz w:val="18"/>
                <w:szCs w:val="20"/>
                <w:lang w:val="fr-FR"/>
                <w:rPrChange w:id="624" w:author="Aiden" w:date="2026-02-05T09:07:00Z" w16du:dateUtc="2026-02-05T01:07:00Z">
                  <w:rPr>
                    <w:rStyle w:val="af8"/>
                    <w:rFonts w:asciiTheme="minorEastAsia" w:hAnsiTheme="minorEastAsia" w:hint="eastAsia"/>
                    <w:sz w:val="18"/>
                    <w:szCs w:val="20"/>
                  </w:rPr>
                </w:rPrChange>
              </w:rPr>
              <w:commentReference w:id="623"/>
            </w:r>
          </w:p>
        </w:tc>
      </w:tr>
      <w:tr w:rsidR="00F24C1F" w14:paraId="04D2B8E5"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E3" w14:textId="77777777" w:rsidR="00F24C1F" w:rsidRDefault="00F24C1F" w:rsidP="00F24C1F">
            <w:pPr>
              <w:rPr>
                <w:rFonts w:asciiTheme="minorEastAsia" w:hAnsiTheme="minorEastAsia" w:hint="eastAsia"/>
                <w:b w:val="0"/>
                <w:bCs w:val="0"/>
              </w:rPr>
            </w:pPr>
            <w:r>
              <w:rPr>
                <w:rFonts w:asciiTheme="minorEastAsia" w:hAnsiTheme="minorEastAsia"/>
              </w:rPr>
              <w:t>排水方式</w:t>
            </w:r>
          </w:p>
        </w:tc>
        <w:tc>
          <w:tcPr>
            <w:tcW w:w="3659" w:type="dxa"/>
            <w:gridSpan w:val="2"/>
          </w:tcPr>
          <w:p w14:paraId="04D2B8E4"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rPr>
              <w:t>手动排水</w:t>
            </w:r>
            <w:r>
              <w:rPr>
                <w:rFonts w:asciiTheme="minorEastAsia" w:hAnsiTheme="minorEastAsia" w:hint="eastAsia"/>
              </w:rPr>
              <w:t xml:space="preserve"> </w:t>
            </w:r>
          </w:p>
        </w:tc>
      </w:tr>
      <w:tr w:rsidR="00F24C1F" w14:paraId="04D2B8E8"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E6" w14:textId="77777777" w:rsidR="00F24C1F" w:rsidRDefault="00F24C1F" w:rsidP="00F24C1F">
            <w:pPr>
              <w:rPr>
                <w:rFonts w:asciiTheme="minorEastAsia" w:hAnsiTheme="minorEastAsia" w:hint="eastAsia"/>
                <w:b w:val="0"/>
                <w:bCs w:val="0"/>
              </w:rPr>
            </w:pPr>
            <w:r>
              <w:rPr>
                <w:rFonts w:asciiTheme="minorEastAsia" w:hAnsiTheme="minorEastAsia"/>
              </w:rPr>
              <w:t>外壳材质</w:t>
            </w:r>
          </w:p>
        </w:tc>
        <w:tc>
          <w:tcPr>
            <w:tcW w:w="3659" w:type="dxa"/>
            <w:gridSpan w:val="2"/>
          </w:tcPr>
          <w:p w14:paraId="04D2B8E7"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rPr>
              <w:t>不锈钢+塑胶</w:t>
            </w:r>
          </w:p>
        </w:tc>
      </w:tr>
      <w:tr w:rsidR="00F24C1F" w14:paraId="04D2B8EB"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vAlign w:val="center"/>
          </w:tcPr>
          <w:p w14:paraId="04D2B8E9" w14:textId="77777777" w:rsidR="00F24C1F" w:rsidRDefault="00F24C1F" w:rsidP="00F24C1F">
            <w:pPr>
              <w:rPr>
                <w:rFonts w:asciiTheme="minorEastAsia" w:hAnsiTheme="minorEastAsia" w:hint="eastAsia"/>
                <w:b w:val="0"/>
                <w:bCs w:val="0"/>
              </w:rPr>
            </w:pPr>
            <w:r>
              <w:rPr>
                <w:rFonts w:asciiTheme="minorEastAsia" w:hAnsiTheme="minorEastAsia"/>
              </w:rPr>
              <w:t>内腔材质</w:t>
            </w:r>
          </w:p>
        </w:tc>
        <w:tc>
          <w:tcPr>
            <w:tcW w:w="3659" w:type="dxa"/>
            <w:gridSpan w:val="2"/>
          </w:tcPr>
          <w:p w14:paraId="04D2B8EA"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rPr>
              <w:t>塑胶</w:t>
            </w:r>
          </w:p>
        </w:tc>
      </w:tr>
      <w:tr w:rsidR="00F24C1F" w14:paraId="04D2B8EE"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EC" w14:textId="77777777" w:rsidR="00F24C1F" w:rsidRDefault="00F24C1F" w:rsidP="00F24C1F">
            <w:pPr>
              <w:rPr>
                <w:rFonts w:asciiTheme="minorEastAsia" w:hAnsiTheme="minorEastAsia" w:hint="eastAsia"/>
                <w:b w:val="0"/>
                <w:bCs w:val="0"/>
              </w:rPr>
            </w:pPr>
            <w:r>
              <w:rPr>
                <w:rFonts w:asciiTheme="minorEastAsia" w:hAnsiTheme="minorEastAsia"/>
              </w:rPr>
              <w:t>外形尺寸(W×D×H)</w:t>
            </w:r>
          </w:p>
        </w:tc>
        <w:tc>
          <w:tcPr>
            <w:tcW w:w="3659" w:type="dxa"/>
            <w:gridSpan w:val="2"/>
          </w:tcPr>
          <w:p w14:paraId="04D2B8ED" w14:textId="60BD341F" w:rsidR="00F24C1F" w:rsidRDefault="00FE350D"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ins w:id="625" w:author="Aiden" w:date="2026-02-05T09:03:00Z" w16du:dateUtc="2026-02-05T01:03:00Z">
              <w:r>
                <w:rPr>
                  <w:rFonts w:asciiTheme="minorEastAsia" w:hAnsiTheme="minorEastAsia"/>
                </w:rPr>
                <w:t>9.3"×1</w:t>
              </w:r>
              <w:r>
                <w:rPr>
                  <w:rFonts w:asciiTheme="minorEastAsia" w:hAnsiTheme="minorEastAsia" w:hint="eastAsia"/>
                </w:rPr>
                <w:t>2</w:t>
              </w:r>
              <w:r>
                <w:rPr>
                  <w:rFonts w:asciiTheme="minorEastAsia" w:hAnsiTheme="minorEastAsia"/>
                </w:rPr>
                <w:t>"×1</w:t>
              </w:r>
              <w:r>
                <w:rPr>
                  <w:rFonts w:asciiTheme="minorEastAsia" w:hAnsiTheme="minorEastAsia" w:hint="eastAsia"/>
                </w:rPr>
                <w:t>2.6</w:t>
              </w:r>
              <w:r>
                <w:rPr>
                  <w:rFonts w:asciiTheme="minorEastAsia" w:hAnsiTheme="minorEastAsia"/>
                </w:rPr>
                <w:t>"</w:t>
              </w:r>
              <w:r>
                <w:rPr>
                  <w:rFonts w:asciiTheme="minorEastAsia" w:hAnsiTheme="minorEastAsia" w:hint="eastAsia"/>
                </w:rPr>
                <w:t xml:space="preserve"> / </w:t>
              </w:r>
            </w:ins>
            <w:r w:rsidR="00F24C1F">
              <w:rPr>
                <w:rFonts w:asciiTheme="minorEastAsia" w:hAnsiTheme="minorEastAsia"/>
              </w:rPr>
              <w:t>235×</w:t>
            </w:r>
            <w:ins w:id="626" w:author="Aiden" w:date="2026-02-05T09:02:00Z" w16du:dateUtc="2026-02-05T01:02:00Z">
              <w:r>
                <w:rPr>
                  <w:rFonts w:asciiTheme="minorEastAsia" w:hAnsiTheme="minorEastAsia" w:hint="eastAsia"/>
                </w:rPr>
                <w:t>305</w:t>
              </w:r>
            </w:ins>
            <w:del w:id="627" w:author="Aiden" w:date="2026-02-05T09:02:00Z" w16du:dateUtc="2026-02-05T01:02:00Z">
              <w:r w:rsidR="00F24C1F" w:rsidDel="00FE350D">
                <w:rPr>
                  <w:rFonts w:asciiTheme="minorEastAsia" w:hAnsiTheme="minorEastAsia"/>
                </w:rPr>
                <w:delText>3</w:delText>
              </w:r>
              <w:r w:rsidR="00F24C1F" w:rsidDel="00FE350D">
                <w:rPr>
                  <w:rFonts w:asciiTheme="minorEastAsia" w:hAnsiTheme="minorEastAsia" w:hint="eastAsia"/>
                </w:rPr>
                <w:delText>07.9</w:delText>
              </w:r>
            </w:del>
            <w:r w:rsidR="00F24C1F">
              <w:rPr>
                <w:rFonts w:asciiTheme="minorEastAsia" w:hAnsiTheme="minorEastAsia"/>
              </w:rPr>
              <w:t>×</w:t>
            </w:r>
            <w:ins w:id="628" w:author="Aiden" w:date="2026-02-05T09:02:00Z" w16du:dateUtc="2026-02-05T01:02:00Z">
              <w:r>
                <w:rPr>
                  <w:rFonts w:asciiTheme="minorEastAsia" w:hAnsiTheme="minorEastAsia" w:hint="eastAsia"/>
                </w:rPr>
                <w:t>321</w:t>
              </w:r>
            </w:ins>
            <w:del w:id="629" w:author="Aiden" w:date="2026-02-05T09:02:00Z" w16du:dateUtc="2026-02-05T01:02:00Z">
              <w:r w:rsidR="00F24C1F" w:rsidDel="00FE350D">
                <w:rPr>
                  <w:rFonts w:asciiTheme="minorEastAsia" w:hAnsiTheme="minorEastAsia"/>
                </w:rPr>
                <w:delText>3</w:delText>
              </w:r>
              <w:r w:rsidR="00F24C1F" w:rsidDel="00FE350D">
                <w:rPr>
                  <w:rFonts w:asciiTheme="minorEastAsia" w:hAnsiTheme="minorEastAsia" w:hint="eastAsia"/>
                </w:rPr>
                <w:delText>19.7</w:delText>
              </w:r>
            </w:del>
            <w:r w:rsidR="00F24C1F">
              <w:rPr>
                <w:rFonts w:asciiTheme="minorEastAsia" w:hAnsiTheme="minorEastAsia"/>
              </w:rPr>
              <w:t>mm</w:t>
            </w:r>
            <w:del w:id="630" w:author="Aiden" w:date="2026-02-05T09:03:00Z" w16du:dateUtc="2026-02-05T01:03:00Z">
              <w:r w:rsidR="00F24C1F" w:rsidDel="00FE350D">
                <w:rPr>
                  <w:rFonts w:asciiTheme="minorEastAsia" w:hAnsiTheme="minorEastAsia"/>
                </w:rPr>
                <w:delText xml:space="preserve"> / 9.3"×1</w:delText>
              </w:r>
              <w:r w:rsidR="00F24C1F" w:rsidDel="00FE350D">
                <w:rPr>
                  <w:rFonts w:asciiTheme="minorEastAsia" w:hAnsiTheme="minorEastAsia" w:hint="eastAsia"/>
                </w:rPr>
                <w:delText>2</w:delText>
              </w:r>
            </w:del>
            <w:del w:id="631" w:author="Aiden" w:date="2026-02-05T09:02:00Z" w16du:dateUtc="2026-02-05T01:02:00Z">
              <w:r w:rsidR="00F24C1F" w:rsidDel="00FE350D">
                <w:rPr>
                  <w:rFonts w:asciiTheme="minorEastAsia" w:hAnsiTheme="minorEastAsia" w:hint="eastAsia"/>
                </w:rPr>
                <w:delText>.1</w:delText>
              </w:r>
            </w:del>
            <w:del w:id="632" w:author="Aiden" w:date="2026-02-05T09:03:00Z" w16du:dateUtc="2026-02-05T01:03:00Z">
              <w:r w:rsidR="00F24C1F" w:rsidDel="00FE350D">
                <w:rPr>
                  <w:rFonts w:asciiTheme="minorEastAsia" w:hAnsiTheme="minorEastAsia"/>
                </w:rPr>
                <w:delText>"×1</w:delText>
              </w:r>
              <w:r w:rsidR="00F24C1F" w:rsidDel="00FE350D">
                <w:rPr>
                  <w:rFonts w:asciiTheme="minorEastAsia" w:hAnsiTheme="minorEastAsia" w:hint="eastAsia"/>
                </w:rPr>
                <w:delText>2.6</w:delText>
              </w:r>
              <w:r w:rsidR="00F24C1F" w:rsidDel="00FE350D">
                <w:rPr>
                  <w:rFonts w:asciiTheme="minorEastAsia" w:hAnsiTheme="minorEastAsia"/>
                </w:rPr>
                <w:delText>"</w:delText>
              </w:r>
            </w:del>
          </w:p>
        </w:tc>
      </w:tr>
      <w:tr w:rsidR="00F24C1F" w14:paraId="04D2B8F3"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1250" w:type="dxa"/>
            <w:vMerge w:val="restart"/>
            <w:vAlign w:val="center"/>
          </w:tcPr>
          <w:p w14:paraId="04D2B8EF" w14:textId="77777777" w:rsidR="00F24C1F" w:rsidRDefault="00F24C1F" w:rsidP="00F24C1F">
            <w:pPr>
              <w:rPr>
                <w:rFonts w:asciiTheme="minorEastAsia" w:hAnsiTheme="minorEastAsia" w:hint="eastAsia"/>
                <w:b w:val="0"/>
                <w:bCs w:val="0"/>
              </w:rPr>
            </w:pPr>
            <w:r>
              <w:rPr>
                <w:rFonts w:asciiTheme="minorEastAsia" w:hAnsiTheme="minorEastAsia"/>
              </w:rPr>
              <w:t>制冰周期</w:t>
            </w:r>
          </w:p>
          <w:p w14:paraId="04D2B8F0" w14:textId="77777777" w:rsidR="00F24C1F" w:rsidRDefault="00F24C1F" w:rsidP="00F24C1F">
            <w:pPr>
              <w:rPr>
                <w:rFonts w:asciiTheme="minorEastAsia" w:hAnsiTheme="minorEastAsia" w:hint="eastAsia"/>
                <w:b w:val="0"/>
                <w:bCs w:val="0"/>
              </w:rPr>
            </w:pPr>
            <w:r>
              <w:rPr>
                <w:rFonts w:asciiTheme="minorEastAsia" w:hAnsiTheme="minorEastAsia"/>
              </w:rPr>
              <w:t>（时间）</w:t>
            </w:r>
          </w:p>
        </w:tc>
        <w:tc>
          <w:tcPr>
            <w:tcW w:w="1770" w:type="dxa"/>
          </w:tcPr>
          <w:p w14:paraId="04D2B8F1"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S</w:t>
            </w:r>
            <w:r>
              <w:rPr>
                <w:rFonts w:asciiTheme="minorEastAsia" w:hAnsiTheme="minorEastAsia"/>
              </w:rPr>
              <w:t>子弹冰：</w:t>
            </w:r>
          </w:p>
        </w:tc>
        <w:tc>
          <w:tcPr>
            <w:tcW w:w="3659" w:type="dxa"/>
            <w:gridSpan w:val="2"/>
          </w:tcPr>
          <w:p w14:paraId="04D2B8F2"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lang w:val="fr-FR"/>
              </w:rPr>
            </w:pPr>
            <w:r>
              <w:rPr>
                <w:rFonts w:asciiTheme="minorEastAsia" w:hAnsiTheme="minorEastAsia"/>
                <w:lang w:val="fr-FR"/>
              </w:rPr>
              <w:t xml:space="preserve">9pcs / </w:t>
            </w:r>
            <w:r>
              <w:rPr>
                <w:rFonts w:asciiTheme="minorEastAsia" w:hAnsiTheme="minorEastAsia" w:hint="eastAsia"/>
                <w:lang w:val="fr-FR"/>
              </w:rPr>
              <w:t>8</w:t>
            </w:r>
            <w:r>
              <w:rPr>
                <w:rFonts w:asciiTheme="minorEastAsia" w:hAnsiTheme="minorEastAsia"/>
                <w:lang w:val="fr-FR"/>
              </w:rPr>
              <w:t>min</w:t>
            </w:r>
          </w:p>
        </w:tc>
      </w:tr>
      <w:tr w:rsidR="00F24C1F" w14:paraId="04D2B8F7"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1250" w:type="dxa"/>
            <w:vMerge/>
          </w:tcPr>
          <w:p w14:paraId="04D2B8F4" w14:textId="77777777" w:rsidR="00F24C1F" w:rsidRDefault="00F24C1F" w:rsidP="00F24C1F">
            <w:pPr>
              <w:rPr>
                <w:rFonts w:asciiTheme="minorEastAsia" w:hAnsiTheme="minorEastAsia" w:hint="eastAsia"/>
                <w:b w:val="0"/>
                <w:bCs w:val="0"/>
                <w:lang w:val="fr-FR"/>
              </w:rPr>
            </w:pPr>
          </w:p>
        </w:tc>
        <w:tc>
          <w:tcPr>
            <w:tcW w:w="1770" w:type="dxa"/>
          </w:tcPr>
          <w:p w14:paraId="04D2B8F5"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M子弹冰:</w:t>
            </w:r>
          </w:p>
        </w:tc>
        <w:tc>
          <w:tcPr>
            <w:tcW w:w="3659" w:type="dxa"/>
            <w:gridSpan w:val="2"/>
          </w:tcPr>
          <w:p w14:paraId="04D2B8F6"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lang w:val="fr-FR"/>
              </w:rPr>
            </w:pPr>
            <w:r>
              <w:rPr>
                <w:rFonts w:asciiTheme="minorEastAsia" w:hAnsiTheme="minorEastAsia" w:hint="eastAsia"/>
                <w:lang w:val="fr-FR"/>
              </w:rPr>
              <w:t>9pcs / 10min</w:t>
            </w:r>
          </w:p>
        </w:tc>
      </w:tr>
      <w:tr w:rsidR="00F24C1F" w14:paraId="04D2B8FB"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1250" w:type="dxa"/>
            <w:vMerge/>
          </w:tcPr>
          <w:p w14:paraId="04D2B8F8" w14:textId="77777777" w:rsidR="00F24C1F" w:rsidRDefault="00F24C1F" w:rsidP="00F24C1F">
            <w:pPr>
              <w:rPr>
                <w:rFonts w:asciiTheme="minorEastAsia" w:hAnsiTheme="minorEastAsia" w:hint="eastAsia"/>
                <w:b w:val="0"/>
                <w:bCs w:val="0"/>
                <w:lang w:val="fr-FR"/>
              </w:rPr>
            </w:pPr>
          </w:p>
        </w:tc>
        <w:tc>
          <w:tcPr>
            <w:tcW w:w="1770" w:type="dxa"/>
          </w:tcPr>
          <w:p w14:paraId="04D2B8F9"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L</w:t>
            </w:r>
            <w:r>
              <w:rPr>
                <w:rFonts w:asciiTheme="minorEastAsia" w:hAnsiTheme="minorEastAsia"/>
              </w:rPr>
              <w:t>子弹冰：</w:t>
            </w:r>
          </w:p>
        </w:tc>
        <w:tc>
          <w:tcPr>
            <w:tcW w:w="3659" w:type="dxa"/>
            <w:gridSpan w:val="2"/>
          </w:tcPr>
          <w:p w14:paraId="04D2B8FA"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lang w:val="fr-FR"/>
              </w:rPr>
            </w:pPr>
            <w:r>
              <w:rPr>
                <w:rFonts w:asciiTheme="minorEastAsia" w:hAnsiTheme="minorEastAsia"/>
                <w:lang w:val="fr-FR"/>
              </w:rPr>
              <w:t>9pcs / 1</w:t>
            </w:r>
            <w:r>
              <w:rPr>
                <w:rFonts w:asciiTheme="minorEastAsia" w:hAnsiTheme="minorEastAsia" w:hint="eastAsia"/>
                <w:lang w:val="fr-FR"/>
              </w:rPr>
              <w:t>1.</w:t>
            </w:r>
            <w:r>
              <w:rPr>
                <w:rFonts w:asciiTheme="minorEastAsia" w:hAnsiTheme="minorEastAsia"/>
                <w:lang w:val="fr-FR"/>
              </w:rPr>
              <w:t>5min</w:t>
            </w:r>
          </w:p>
        </w:tc>
      </w:tr>
      <w:tr w:rsidR="00F24C1F" w14:paraId="04D2B8FF" w14:textId="77777777" w:rsidTr="00563547">
        <w:trPr>
          <w:trHeight w:val="48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8FC" w14:textId="77777777" w:rsidR="00F24C1F" w:rsidRDefault="00F24C1F" w:rsidP="00F24C1F">
            <w:pPr>
              <w:rPr>
                <w:rFonts w:asciiTheme="minorEastAsia" w:hAnsiTheme="minorEastAsia" w:hint="eastAsia"/>
                <w:b w:val="0"/>
                <w:bCs w:val="0"/>
              </w:rPr>
            </w:pPr>
            <w:r>
              <w:rPr>
                <w:rFonts w:asciiTheme="minorEastAsia" w:hAnsiTheme="minorEastAsia"/>
              </w:rPr>
              <w:t>制冰能力</w:t>
            </w:r>
          </w:p>
          <w:p w14:paraId="04D2B8FD" w14:textId="77777777" w:rsidR="00F24C1F" w:rsidRDefault="00F24C1F" w:rsidP="00F24C1F">
            <w:pPr>
              <w:rPr>
                <w:rFonts w:asciiTheme="minorEastAsia" w:hAnsiTheme="minorEastAsia" w:hint="eastAsia"/>
                <w:b w:val="0"/>
                <w:bCs w:val="0"/>
              </w:rPr>
            </w:pPr>
            <w:r>
              <w:rPr>
                <w:rFonts w:asciiTheme="minorEastAsia" w:hAnsiTheme="minorEastAsia"/>
              </w:rPr>
              <w:t>（环境温度25℃/77℉）</w:t>
            </w:r>
          </w:p>
        </w:tc>
        <w:tc>
          <w:tcPr>
            <w:tcW w:w="3659" w:type="dxa"/>
            <w:gridSpan w:val="2"/>
          </w:tcPr>
          <w:p w14:paraId="04D2B8FE" w14:textId="2F7951C7" w:rsidR="00F24C1F" w:rsidRPr="00DA0FE8" w:rsidRDefault="00DA0FE8"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Change w:id="633" w:author="Aiden" w:date="2026-02-05T16:12:00Z" w16du:dateUtc="2026-02-05T08:12:00Z">
                  <w:rPr>
                    <w:rFonts w:asciiTheme="minorEastAsia" w:hAnsiTheme="minorEastAsia" w:hint="eastAsia"/>
                    <w:highlight w:val="yellow"/>
                  </w:rPr>
                </w:rPrChange>
              </w:rPr>
            </w:pPr>
            <w:ins w:id="634" w:author="Aiden" w:date="2026-02-05T16:11:00Z" w16du:dateUtc="2026-02-05T08:11:00Z">
              <w:r w:rsidRPr="00DA0FE8">
                <w:rPr>
                  <w:rFonts w:asciiTheme="minorEastAsia" w:hAnsiTheme="minorEastAsia" w:hint="eastAsia"/>
                  <w:rPrChange w:id="635" w:author="Aiden" w:date="2026-02-05T16:12:00Z" w16du:dateUtc="2026-02-05T08:12:00Z">
                    <w:rPr>
                      <w:rFonts w:asciiTheme="minorEastAsia" w:hAnsiTheme="minorEastAsia" w:hint="eastAsia"/>
                      <w:highlight w:val="yellow"/>
                    </w:rPr>
                  </w:rPrChange>
                </w:rPr>
                <w:t>15~16</w:t>
              </w:r>
            </w:ins>
            <w:ins w:id="636" w:author="Aiden" w:date="2026-02-05T09:04:00Z" w16du:dateUtc="2026-02-05T01:04:00Z">
              <w:r w:rsidR="00FE350D" w:rsidRPr="00DA0FE8">
                <w:rPr>
                  <w:rFonts w:asciiTheme="minorEastAsia" w:hAnsiTheme="minorEastAsia" w:hint="eastAsia"/>
                  <w:rPrChange w:id="637" w:author="Aiden" w:date="2026-02-05T16:12:00Z" w16du:dateUtc="2026-02-05T08:12:00Z">
                    <w:rPr>
                      <w:rFonts w:asciiTheme="minorEastAsia" w:hAnsiTheme="minorEastAsia" w:hint="eastAsia"/>
                      <w:highlight w:val="yellow"/>
                    </w:rPr>
                  </w:rPrChange>
                </w:rPr>
                <w:t xml:space="preserve"> lb. /</w:t>
              </w:r>
              <w:r w:rsidR="00FE350D" w:rsidRPr="00DA0FE8">
                <w:rPr>
                  <w:rFonts w:asciiTheme="minorEastAsia" w:hAnsiTheme="minorEastAsia" w:hint="eastAsia"/>
                  <w:rPrChange w:id="638" w:author="Aiden" w:date="2026-02-05T16:12:00Z" w16du:dateUtc="2026-02-05T08:12:00Z">
                    <w:rPr>
                      <w:rFonts w:asciiTheme="minorEastAsia" w:hAnsiTheme="minorEastAsia" w:hint="eastAsia"/>
                      <w:highlight w:val="yellow"/>
                    </w:rPr>
                  </w:rPrChange>
                </w:rPr>
                <w:t xml:space="preserve"> </w:t>
              </w:r>
            </w:ins>
            <w:del w:id="639" w:author="Aiden" w:date="2026-02-05T16:11:00Z" w16du:dateUtc="2026-02-05T08:11:00Z">
              <w:r w:rsidR="00F24C1F" w:rsidRPr="00DA0FE8" w:rsidDel="00DA0FE8">
                <w:rPr>
                  <w:rFonts w:asciiTheme="minorEastAsia" w:hAnsiTheme="minorEastAsia" w:hint="eastAsia"/>
                  <w:rPrChange w:id="640" w:author="Aiden" w:date="2026-02-05T16:12:00Z" w16du:dateUtc="2026-02-05T08:12:00Z">
                    <w:rPr>
                      <w:rFonts w:asciiTheme="minorEastAsia" w:hAnsiTheme="minorEastAsia" w:hint="eastAsia"/>
                      <w:highlight w:val="yellow"/>
                    </w:rPr>
                  </w:rPrChange>
                </w:rPr>
                <w:delText>10~12</w:delText>
              </w:r>
            </w:del>
            <w:ins w:id="641" w:author="Aiden" w:date="2026-02-05T16:11:00Z" w16du:dateUtc="2026-02-05T08:11:00Z">
              <w:r w:rsidRPr="00DA0FE8">
                <w:rPr>
                  <w:rFonts w:asciiTheme="minorEastAsia" w:hAnsiTheme="minorEastAsia" w:hint="eastAsia"/>
                  <w:rPrChange w:id="642" w:author="Aiden" w:date="2026-02-05T16:12:00Z" w16du:dateUtc="2026-02-05T08:12:00Z">
                    <w:rPr>
                      <w:rFonts w:asciiTheme="minorEastAsia" w:hAnsiTheme="minorEastAsia" w:hint="eastAsia"/>
                      <w:highlight w:val="yellow"/>
                    </w:rPr>
                  </w:rPrChange>
                </w:rPr>
                <w:t xml:space="preserve">6.9~7.4 </w:t>
              </w:r>
            </w:ins>
            <w:r w:rsidR="00F24C1F" w:rsidRPr="00DA0FE8">
              <w:rPr>
                <w:rFonts w:asciiTheme="minorEastAsia" w:hAnsiTheme="minorEastAsia" w:hint="eastAsia"/>
                <w:rPrChange w:id="643" w:author="Aiden" w:date="2026-02-05T16:12:00Z" w16du:dateUtc="2026-02-05T08:12:00Z">
                  <w:rPr>
                    <w:rFonts w:asciiTheme="minorEastAsia" w:hAnsiTheme="minorEastAsia" w:hint="eastAsia"/>
                    <w:highlight w:val="yellow"/>
                  </w:rPr>
                </w:rPrChange>
              </w:rPr>
              <w:t>kg</w:t>
            </w:r>
            <w:r w:rsidR="00F24C1F" w:rsidRPr="00DA0FE8">
              <w:rPr>
                <w:rFonts w:asciiTheme="minorEastAsia" w:hAnsiTheme="minorEastAsia"/>
                <w:rPrChange w:id="644" w:author="Aiden" w:date="2026-02-05T16:12:00Z" w16du:dateUtc="2026-02-05T08:12:00Z">
                  <w:rPr>
                    <w:rFonts w:asciiTheme="minorEastAsia" w:hAnsiTheme="minorEastAsia"/>
                    <w:highlight w:val="yellow"/>
                  </w:rPr>
                </w:rPrChange>
              </w:rPr>
              <w:t xml:space="preserve"> </w:t>
            </w:r>
            <w:ins w:id="645" w:author="Aiden" w:date="2026-02-05T16:12:00Z" w16du:dateUtc="2026-02-05T08:12:00Z">
              <w:r w:rsidRPr="00DA0FE8">
                <w:rPr>
                  <w:rFonts w:asciiTheme="minorEastAsia" w:hAnsiTheme="minorEastAsia" w:hint="eastAsia"/>
                  <w:rPrChange w:id="646" w:author="Aiden" w:date="2026-02-05T16:12:00Z" w16du:dateUtc="2026-02-05T08:12:00Z">
                    <w:rPr>
                      <w:rFonts w:asciiTheme="minorEastAsia" w:hAnsiTheme="minorEastAsia" w:hint="eastAsia"/>
                      <w:highlight w:val="yellow"/>
                    </w:rPr>
                  </w:rPrChange>
                </w:rPr>
                <w:t>in</w:t>
              </w:r>
            </w:ins>
            <w:del w:id="647" w:author="Aiden" w:date="2026-02-05T09:04:00Z" w16du:dateUtc="2026-02-05T01:04:00Z">
              <w:r w:rsidR="00F24C1F" w:rsidRPr="00DA0FE8" w:rsidDel="00FE350D">
                <w:rPr>
                  <w:rFonts w:asciiTheme="minorEastAsia" w:hAnsiTheme="minorEastAsia"/>
                  <w:rPrChange w:id="648" w:author="Aiden" w:date="2026-02-05T16:12:00Z" w16du:dateUtc="2026-02-05T08:12:00Z">
                    <w:rPr>
                      <w:rFonts w:asciiTheme="minorEastAsia" w:hAnsiTheme="minorEastAsia"/>
                      <w:highlight w:val="yellow"/>
                    </w:rPr>
                  </w:rPrChange>
                </w:rPr>
                <w:delText>/</w:delText>
              </w:r>
            </w:del>
            <w:r w:rsidR="00F24C1F" w:rsidRPr="00DA0FE8">
              <w:rPr>
                <w:rFonts w:asciiTheme="minorEastAsia" w:hAnsiTheme="minorEastAsia"/>
                <w:rPrChange w:id="649" w:author="Aiden" w:date="2026-02-05T16:12:00Z" w16du:dateUtc="2026-02-05T08:12:00Z">
                  <w:rPr>
                    <w:rFonts w:asciiTheme="minorEastAsia" w:hAnsiTheme="minorEastAsia"/>
                    <w:highlight w:val="yellow"/>
                  </w:rPr>
                </w:rPrChange>
              </w:rPr>
              <w:t xml:space="preserve"> 24H</w:t>
            </w:r>
            <w:del w:id="650" w:author="Aiden" w:date="2026-02-05T09:04:00Z" w16du:dateUtc="2026-02-05T01:04:00Z">
              <w:r w:rsidR="00F24C1F" w:rsidRPr="00DA0FE8" w:rsidDel="00FE350D">
                <w:rPr>
                  <w:rFonts w:asciiTheme="minorEastAsia" w:hAnsiTheme="minorEastAsia" w:hint="eastAsia"/>
                  <w:rPrChange w:id="651" w:author="Aiden" w:date="2026-02-05T16:12:00Z" w16du:dateUtc="2026-02-05T08:12:00Z">
                    <w:rPr>
                      <w:rFonts w:asciiTheme="minorEastAsia" w:hAnsiTheme="minorEastAsia" w:hint="eastAsia"/>
                      <w:highlight w:val="yellow"/>
                    </w:rPr>
                  </w:rPrChange>
                </w:rPr>
                <w:delText>（22~26 lb. / 24H）</w:delText>
              </w:r>
            </w:del>
          </w:p>
        </w:tc>
      </w:tr>
      <w:tr w:rsidR="00F24C1F" w14:paraId="04D2B903" w14:textId="77777777" w:rsidTr="00563547">
        <w:trPr>
          <w:trHeight w:val="272"/>
        </w:trPr>
        <w:tc>
          <w:tcPr>
            <w:cnfStyle w:val="001000000000" w:firstRow="0" w:lastRow="0" w:firstColumn="1" w:lastColumn="0" w:oddVBand="0" w:evenVBand="0" w:oddHBand="0" w:evenHBand="0" w:firstRowFirstColumn="0" w:firstRowLastColumn="0" w:lastRowFirstColumn="0" w:lastRowLastColumn="0"/>
            <w:tcW w:w="1250" w:type="dxa"/>
            <w:vMerge w:val="restart"/>
            <w:vAlign w:val="center"/>
          </w:tcPr>
          <w:p w14:paraId="04D2B900" w14:textId="77777777" w:rsidR="00F24C1F" w:rsidRDefault="00F24C1F" w:rsidP="00F24C1F">
            <w:pPr>
              <w:rPr>
                <w:rFonts w:asciiTheme="minorEastAsia" w:hAnsiTheme="minorEastAsia" w:hint="eastAsia"/>
                <w:b w:val="0"/>
                <w:bCs w:val="0"/>
              </w:rPr>
            </w:pPr>
            <w:r>
              <w:rPr>
                <w:rFonts w:asciiTheme="minorEastAsia" w:hAnsiTheme="minorEastAsia"/>
              </w:rPr>
              <w:t>冰块规格</w:t>
            </w:r>
          </w:p>
        </w:tc>
        <w:tc>
          <w:tcPr>
            <w:tcW w:w="1770" w:type="dxa"/>
          </w:tcPr>
          <w:p w14:paraId="04D2B901"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S</w:t>
            </w:r>
            <w:r>
              <w:rPr>
                <w:rFonts w:asciiTheme="minorEastAsia" w:hAnsiTheme="minorEastAsia"/>
              </w:rPr>
              <w:t>子弹冰：</w:t>
            </w:r>
          </w:p>
        </w:tc>
        <w:tc>
          <w:tcPr>
            <w:tcW w:w="3659" w:type="dxa"/>
            <w:gridSpan w:val="2"/>
          </w:tcPr>
          <w:p w14:paraId="04D2B902" w14:textId="5C8A1EA6" w:rsidR="00F24C1F" w:rsidRPr="00DA0FE8" w:rsidRDefault="00FE350D"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Change w:id="652" w:author="Aiden" w:date="2026-02-05T16:06:00Z" w16du:dateUtc="2026-02-05T08:06:00Z">
                  <w:rPr>
                    <w:rFonts w:asciiTheme="minorEastAsia" w:hAnsiTheme="minorEastAsia" w:hint="eastAsia"/>
                    <w:highlight w:val="yellow"/>
                  </w:rPr>
                </w:rPrChange>
              </w:rPr>
            </w:pPr>
            <w:ins w:id="653" w:author="Aiden" w:date="2026-02-05T09:03:00Z" w16du:dateUtc="2026-02-05T01:03:00Z">
              <w:r w:rsidRPr="00DA0FE8">
                <w:rPr>
                  <w:rFonts w:asciiTheme="minorEastAsia" w:hAnsiTheme="minorEastAsia"/>
                  <w:rPrChange w:id="654" w:author="Aiden" w:date="2026-02-05T16:06:00Z" w16du:dateUtc="2026-02-05T08:06:00Z">
                    <w:rPr>
                      <w:rFonts w:asciiTheme="minorEastAsia" w:hAnsiTheme="minorEastAsia"/>
                      <w:highlight w:val="yellow"/>
                    </w:rPr>
                  </w:rPrChange>
                </w:rPr>
                <w:t>Φ0.</w:t>
              </w:r>
              <w:r w:rsidRPr="00DA0FE8">
                <w:rPr>
                  <w:rFonts w:asciiTheme="minorEastAsia" w:hAnsiTheme="minorEastAsia" w:hint="eastAsia"/>
                  <w:rPrChange w:id="655" w:author="Aiden" w:date="2026-02-05T16:06:00Z" w16du:dateUtc="2026-02-05T08:06:00Z">
                    <w:rPr>
                      <w:rFonts w:asciiTheme="minorEastAsia" w:hAnsiTheme="minorEastAsia" w:hint="eastAsia"/>
                      <w:highlight w:val="yellow"/>
                    </w:rPr>
                  </w:rPrChange>
                </w:rPr>
                <w:t>7</w:t>
              </w:r>
            </w:ins>
            <w:ins w:id="656" w:author="Aiden" w:date="2026-02-05T16:05:00Z" w16du:dateUtc="2026-02-05T08:05:00Z">
              <w:r w:rsidR="00DA0FE8" w:rsidRPr="00DA0FE8">
                <w:rPr>
                  <w:rFonts w:asciiTheme="minorEastAsia" w:hAnsiTheme="minorEastAsia" w:hint="eastAsia"/>
                  <w:rPrChange w:id="657" w:author="Aiden" w:date="2026-02-05T16:06:00Z" w16du:dateUtc="2026-02-05T08:06:00Z">
                    <w:rPr>
                      <w:rFonts w:asciiTheme="minorEastAsia" w:hAnsiTheme="minorEastAsia" w:hint="eastAsia"/>
                      <w:highlight w:val="yellow"/>
                    </w:rPr>
                  </w:rPrChange>
                </w:rPr>
                <w:t>5</w:t>
              </w:r>
            </w:ins>
            <w:ins w:id="658" w:author="Aiden" w:date="2026-02-05T09:03:00Z" w16du:dateUtc="2026-02-05T01:03:00Z">
              <w:r w:rsidRPr="00DA0FE8">
                <w:rPr>
                  <w:rFonts w:asciiTheme="minorEastAsia" w:hAnsiTheme="minorEastAsia"/>
                  <w:rPrChange w:id="659" w:author="Aiden" w:date="2026-02-05T16:06:00Z" w16du:dateUtc="2026-02-05T08:06:00Z">
                    <w:rPr>
                      <w:rFonts w:asciiTheme="minorEastAsia" w:hAnsiTheme="minorEastAsia"/>
                      <w:highlight w:val="yellow"/>
                    </w:rPr>
                  </w:rPrChange>
                </w:rPr>
                <w:t>"×</w:t>
              </w:r>
              <w:r w:rsidRPr="00DA0FE8">
                <w:rPr>
                  <w:rFonts w:asciiTheme="minorEastAsia" w:hAnsiTheme="minorEastAsia" w:hint="eastAsia"/>
                  <w:rPrChange w:id="660" w:author="Aiden" w:date="2026-02-05T16:06:00Z" w16du:dateUtc="2026-02-05T08:06:00Z">
                    <w:rPr>
                      <w:rFonts w:asciiTheme="minorEastAsia" w:hAnsiTheme="minorEastAsia" w:hint="eastAsia"/>
                      <w:highlight w:val="yellow"/>
                    </w:rPr>
                  </w:rPrChange>
                </w:rPr>
                <w:t>0.9</w:t>
              </w:r>
            </w:ins>
            <w:ins w:id="661" w:author="Aiden" w:date="2026-02-05T16:05:00Z" w16du:dateUtc="2026-02-05T08:05:00Z">
              <w:r w:rsidR="00DA0FE8" w:rsidRPr="00DA0FE8">
                <w:rPr>
                  <w:rFonts w:asciiTheme="minorEastAsia" w:hAnsiTheme="minorEastAsia" w:hint="eastAsia"/>
                  <w:rPrChange w:id="662" w:author="Aiden" w:date="2026-02-05T16:06:00Z" w16du:dateUtc="2026-02-05T08:06:00Z">
                    <w:rPr>
                      <w:rFonts w:asciiTheme="minorEastAsia" w:hAnsiTheme="minorEastAsia" w:hint="eastAsia"/>
                      <w:highlight w:val="yellow"/>
                    </w:rPr>
                  </w:rPrChange>
                </w:rPr>
                <w:t>4</w:t>
              </w:r>
            </w:ins>
            <w:ins w:id="663" w:author="Aiden" w:date="2026-02-05T09:03:00Z" w16du:dateUtc="2026-02-05T01:03:00Z">
              <w:r w:rsidRPr="00DA0FE8">
                <w:rPr>
                  <w:rFonts w:asciiTheme="minorEastAsia" w:hAnsiTheme="minorEastAsia"/>
                  <w:rPrChange w:id="664" w:author="Aiden" w:date="2026-02-05T16:06:00Z" w16du:dateUtc="2026-02-05T08:06:00Z">
                    <w:rPr>
                      <w:rFonts w:asciiTheme="minorEastAsia" w:hAnsiTheme="minorEastAsia"/>
                      <w:highlight w:val="yellow"/>
                    </w:rPr>
                  </w:rPrChange>
                </w:rPr>
                <w:t>"</w:t>
              </w:r>
              <w:r w:rsidRPr="00DA0FE8">
                <w:rPr>
                  <w:rFonts w:asciiTheme="minorEastAsia" w:hAnsiTheme="minorEastAsia" w:hint="eastAsia"/>
                  <w:rPrChange w:id="665" w:author="Aiden" w:date="2026-02-05T16:06:00Z" w16du:dateUtc="2026-02-05T08:06:00Z">
                    <w:rPr>
                      <w:rFonts w:asciiTheme="minorEastAsia" w:hAnsiTheme="minorEastAsia" w:hint="eastAsia"/>
                      <w:highlight w:val="yellow"/>
                    </w:rPr>
                  </w:rPrChange>
                </w:rPr>
                <w:t xml:space="preserve"> / </w:t>
              </w:r>
            </w:ins>
            <w:r w:rsidR="00F24C1F" w:rsidRPr="00DA0FE8">
              <w:rPr>
                <w:rFonts w:asciiTheme="minorEastAsia" w:hAnsiTheme="minorEastAsia"/>
                <w:rPrChange w:id="666" w:author="Aiden" w:date="2026-02-05T16:06:00Z" w16du:dateUtc="2026-02-05T08:06:00Z">
                  <w:rPr>
                    <w:rFonts w:asciiTheme="minorEastAsia" w:hAnsiTheme="minorEastAsia"/>
                    <w:highlight w:val="yellow"/>
                  </w:rPr>
                </w:rPrChange>
              </w:rPr>
              <w:t>Φ</w:t>
            </w:r>
            <w:r w:rsidR="00F24C1F" w:rsidRPr="00DA0FE8">
              <w:rPr>
                <w:rFonts w:asciiTheme="minorEastAsia" w:hAnsiTheme="minorEastAsia" w:hint="eastAsia"/>
                <w:rPrChange w:id="667" w:author="Aiden" w:date="2026-02-05T16:06:00Z" w16du:dateUtc="2026-02-05T08:06:00Z">
                  <w:rPr>
                    <w:rFonts w:asciiTheme="minorEastAsia" w:hAnsiTheme="minorEastAsia" w:hint="eastAsia"/>
                    <w:highlight w:val="yellow"/>
                  </w:rPr>
                </w:rPrChange>
              </w:rPr>
              <w:t>1</w:t>
            </w:r>
            <w:del w:id="668" w:author="Aiden" w:date="2026-02-05T16:04:00Z" w16du:dateUtc="2026-02-05T08:04:00Z">
              <w:r w:rsidR="00F24C1F" w:rsidRPr="00DA0FE8" w:rsidDel="00DA0FE8">
                <w:rPr>
                  <w:rFonts w:asciiTheme="minorEastAsia" w:hAnsiTheme="minorEastAsia" w:hint="eastAsia"/>
                  <w:rPrChange w:id="669" w:author="Aiden" w:date="2026-02-05T16:06:00Z" w16du:dateUtc="2026-02-05T08:06:00Z">
                    <w:rPr>
                      <w:rFonts w:asciiTheme="minorEastAsia" w:hAnsiTheme="minorEastAsia" w:hint="eastAsia"/>
                      <w:highlight w:val="yellow"/>
                    </w:rPr>
                  </w:rPrChange>
                </w:rPr>
                <w:delText>8</w:delText>
              </w:r>
            </w:del>
            <w:ins w:id="670" w:author="Aiden" w:date="2026-02-05T16:04:00Z" w16du:dateUtc="2026-02-05T08:04:00Z">
              <w:r w:rsidR="00DA0FE8" w:rsidRPr="00DA0FE8">
                <w:rPr>
                  <w:rFonts w:asciiTheme="minorEastAsia" w:hAnsiTheme="minorEastAsia" w:hint="eastAsia"/>
                  <w:rPrChange w:id="671" w:author="Aiden" w:date="2026-02-05T16:06:00Z" w16du:dateUtc="2026-02-05T08:06:00Z">
                    <w:rPr>
                      <w:rFonts w:asciiTheme="minorEastAsia" w:hAnsiTheme="minorEastAsia" w:hint="eastAsia"/>
                      <w:highlight w:val="yellow"/>
                    </w:rPr>
                  </w:rPrChange>
                </w:rPr>
                <w:t>9</w:t>
              </w:r>
            </w:ins>
            <w:r w:rsidR="00F24C1F" w:rsidRPr="00DA0FE8">
              <w:rPr>
                <w:rFonts w:asciiTheme="minorEastAsia" w:hAnsiTheme="minorEastAsia"/>
                <w:rPrChange w:id="672" w:author="Aiden" w:date="2026-02-05T16:06:00Z" w16du:dateUtc="2026-02-05T08:06:00Z">
                  <w:rPr>
                    <w:rFonts w:asciiTheme="minorEastAsia" w:hAnsiTheme="minorEastAsia"/>
                    <w:highlight w:val="yellow"/>
                  </w:rPr>
                </w:rPrChange>
              </w:rPr>
              <w:t>×</w:t>
            </w:r>
            <w:ins w:id="673" w:author="Aiden" w:date="2026-02-05T16:04:00Z" w16du:dateUtc="2026-02-05T08:04:00Z">
              <w:r w:rsidR="00DA0FE8" w:rsidRPr="00DA0FE8">
                <w:rPr>
                  <w:rFonts w:asciiTheme="minorEastAsia" w:hAnsiTheme="minorEastAsia" w:hint="eastAsia"/>
                  <w:rPrChange w:id="674" w:author="Aiden" w:date="2026-02-05T16:06:00Z" w16du:dateUtc="2026-02-05T08:06:00Z">
                    <w:rPr>
                      <w:rFonts w:asciiTheme="minorEastAsia" w:hAnsiTheme="minorEastAsia" w:hint="eastAsia"/>
                      <w:highlight w:val="yellow"/>
                    </w:rPr>
                  </w:rPrChange>
                </w:rPr>
                <w:t>24</w:t>
              </w:r>
            </w:ins>
            <w:del w:id="675" w:author="Aiden" w:date="2026-02-05T16:04:00Z" w16du:dateUtc="2026-02-05T08:04:00Z">
              <w:r w:rsidR="00F24C1F" w:rsidRPr="00DA0FE8" w:rsidDel="00DA0FE8">
                <w:rPr>
                  <w:rFonts w:asciiTheme="minorEastAsia" w:hAnsiTheme="minorEastAsia"/>
                  <w:rPrChange w:id="676" w:author="Aiden" w:date="2026-02-05T16:06:00Z" w16du:dateUtc="2026-02-05T08:06:00Z">
                    <w:rPr>
                      <w:rFonts w:asciiTheme="minorEastAsia" w:hAnsiTheme="minorEastAsia"/>
                      <w:highlight w:val="yellow"/>
                    </w:rPr>
                  </w:rPrChange>
                </w:rPr>
                <w:delText>2</w:delText>
              </w:r>
              <w:r w:rsidR="00F24C1F" w:rsidRPr="00DA0FE8" w:rsidDel="00DA0FE8">
                <w:rPr>
                  <w:rFonts w:asciiTheme="minorEastAsia" w:hAnsiTheme="minorEastAsia" w:hint="eastAsia"/>
                  <w:rPrChange w:id="677" w:author="Aiden" w:date="2026-02-05T16:06:00Z" w16du:dateUtc="2026-02-05T08:06:00Z">
                    <w:rPr>
                      <w:rFonts w:asciiTheme="minorEastAsia" w:hAnsiTheme="minorEastAsia" w:hint="eastAsia"/>
                      <w:highlight w:val="yellow"/>
                    </w:rPr>
                  </w:rPrChange>
                </w:rPr>
                <w:delText>5</w:delText>
              </w:r>
            </w:del>
            <w:r w:rsidR="00F24C1F" w:rsidRPr="00DA0FE8">
              <w:rPr>
                <w:rFonts w:asciiTheme="minorEastAsia" w:hAnsiTheme="minorEastAsia"/>
                <w:rPrChange w:id="678" w:author="Aiden" w:date="2026-02-05T16:06:00Z" w16du:dateUtc="2026-02-05T08:06:00Z">
                  <w:rPr>
                    <w:rFonts w:asciiTheme="minorEastAsia" w:hAnsiTheme="minorEastAsia"/>
                    <w:highlight w:val="yellow"/>
                  </w:rPr>
                </w:rPrChange>
              </w:rPr>
              <w:t>mm</w:t>
            </w:r>
            <w:del w:id="679" w:author="Aiden" w:date="2026-02-05T09:03:00Z" w16du:dateUtc="2026-02-05T01:03:00Z">
              <w:r w:rsidR="00F24C1F" w:rsidRPr="00DA0FE8" w:rsidDel="00FE350D">
                <w:rPr>
                  <w:rFonts w:asciiTheme="minorEastAsia" w:hAnsiTheme="minorEastAsia"/>
                  <w:rPrChange w:id="680" w:author="Aiden" w:date="2026-02-05T16:06:00Z" w16du:dateUtc="2026-02-05T08:06:00Z">
                    <w:rPr>
                      <w:rFonts w:asciiTheme="minorEastAsia" w:hAnsiTheme="minorEastAsia"/>
                      <w:highlight w:val="yellow"/>
                    </w:rPr>
                  </w:rPrChange>
                </w:rPr>
                <w:delText xml:space="preserve"> / Φ0.</w:delText>
              </w:r>
              <w:r w:rsidR="00F24C1F" w:rsidRPr="00DA0FE8" w:rsidDel="00FE350D">
                <w:rPr>
                  <w:rFonts w:asciiTheme="minorEastAsia" w:hAnsiTheme="minorEastAsia" w:hint="eastAsia"/>
                  <w:rPrChange w:id="681" w:author="Aiden" w:date="2026-02-05T16:06:00Z" w16du:dateUtc="2026-02-05T08:06:00Z">
                    <w:rPr>
                      <w:rFonts w:asciiTheme="minorEastAsia" w:hAnsiTheme="minorEastAsia" w:hint="eastAsia"/>
                      <w:highlight w:val="yellow"/>
                    </w:rPr>
                  </w:rPrChange>
                </w:rPr>
                <w:delText>7</w:delText>
              </w:r>
              <w:r w:rsidR="00F24C1F" w:rsidRPr="00DA0FE8" w:rsidDel="00FE350D">
                <w:rPr>
                  <w:rFonts w:asciiTheme="minorEastAsia" w:hAnsiTheme="minorEastAsia"/>
                  <w:rPrChange w:id="682" w:author="Aiden" w:date="2026-02-05T16:06:00Z" w16du:dateUtc="2026-02-05T08:06:00Z">
                    <w:rPr>
                      <w:rFonts w:asciiTheme="minorEastAsia" w:hAnsiTheme="minorEastAsia"/>
                      <w:highlight w:val="yellow"/>
                    </w:rPr>
                  </w:rPrChange>
                </w:rPr>
                <w:delText>"×</w:delText>
              </w:r>
              <w:r w:rsidR="00F24C1F" w:rsidRPr="00DA0FE8" w:rsidDel="00FE350D">
                <w:rPr>
                  <w:rFonts w:asciiTheme="minorEastAsia" w:hAnsiTheme="minorEastAsia" w:hint="eastAsia"/>
                  <w:rPrChange w:id="683" w:author="Aiden" w:date="2026-02-05T16:06:00Z" w16du:dateUtc="2026-02-05T08:06:00Z">
                    <w:rPr>
                      <w:rFonts w:asciiTheme="minorEastAsia" w:hAnsiTheme="minorEastAsia" w:hint="eastAsia"/>
                      <w:highlight w:val="yellow"/>
                    </w:rPr>
                  </w:rPrChange>
                </w:rPr>
                <w:delText>0.98</w:delText>
              </w:r>
              <w:r w:rsidR="00F24C1F" w:rsidRPr="00DA0FE8" w:rsidDel="00FE350D">
                <w:rPr>
                  <w:rFonts w:asciiTheme="minorEastAsia" w:hAnsiTheme="minorEastAsia"/>
                  <w:rPrChange w:id="684" w:author="Aiden" w:date="2026-02-05T16:06:00Z" w16du:dateUtc="2026-02-05T08:06:00Z">
                    <w:rPr>
                      <w:rFonts w:asciiTheme="minorEastAsia" w:hAnsiTheme="minorEastAsia"/>
                      <w:highlight w:val="yellow"/>
                    </w:rPr>
                  </w:rPrChange>
                </w:rPr>
                <w:delText>"</w:delText>
              </w:r>
            </w:del>
          </w:p>
        </w:tc>
      </w:tr>
      <w:tr w:rsidR="00F24C1F" w14:paraId="04D2B907" w14:textId="77777777" w:rsidTr="00563547">
        <w:trPr>
          <w:trHeight w:val="272"/>
        </w:trPr>
        <w:tc>
          <w:tcPr>
            <w:cnfStyle w:val="001000000000" w:firstRow="0" w:lastRow="0" w:firstColumn="1" w:lastColumn="0" w:oddVBand="0" w:evenVBand="0" w:oddHBand="0" w:evenHBand="0" w:firstRowFirstColumn="0" w:firstRowLastColumn="0" w:lastRowFirstColumn="0" w:lastRowLastColumn="0"/>
            <w:tcW w:w="1250" w:type="dxa"/>
            <w:vMerge/>
          </w:tcPr>
          <w:p w14:paraId="04D2B904" w14:textId="77777777" w:rsidR="00F24C1F" w:rsidRDefault="00F24C1F" w:rsidP="00F24C1F">
            <w:pPr>
              <w:rPr>
                <w:rFonts w:asciiTheme="minorEastAsia" w:hAnsiTheme="minorEastAsia" w:hint="eastAsia"/>
                <w:b w:val="0"/>
                <w:bCs w:val="0"/>
              </w:rPr>
            </w:pPr>
          </w:p>
        </w:tc>
        <w:tc>
          <w:tcPr>
            <w:tcW w:w="1770" w:type="dxa"/>
          </w:tcPr>
          <w:p w14:paraId="04D2B905"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M子弹冰：</w:t>
            </w:r>
          </w:p>
        </w:tc>
        <w:tc>
          <w:tcPr>
            <w:tcW w:w="3659" w:type="dxa"/>
            <w:gridSpan w:val="2"/>
          </w:tcPr>
          <w:p w14:paraId="04D2B906" w14:textId="397A86A9" w:rsidR="00F24C1F" w:rsidRPr="00DA0FE8" w:rsidRDefault="00FE350D"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Change w:id="685" w:author="Aiden" w:date="2026-02-05T16:06:00Z" w16du:dateUtc="2026-02-05T08:06:00Z">
                  <w:rPr>
                    <w:rFonts w:asciiTheme="minorEastAsia" w:hAnsiTheme="minorEastAsia" w:hint="eastAsia"/>
                    <w:highlight w:val="yellow"/>
                  </w:rPr>
                </w:rPrChange>
              </w:rPr>
            </w:pPr>
            <w:ins w:id="686" w:author="Aiden" w:date="2026-02-05T09:03:00Z" w16du:dateUtc="2026-02-05T01:03:00Z">
              <w:r w:rsidRPr="00DA0FE8">
                <w:rPr>
                  <w:rFonts w:asciiTheme="minorEastAsia" w:hAnsiTheme="minorEastAsia"/>
                  <w:rPrChange w:id="687" w:author="Aiden" w:date="2026-02-05T16:06:00Z" w16du:dateUtc="2026-02-05T08:06:00Z">
                    <w:rPr>
                      <w:rFonts w:asciiTheme="minorEastAsia" w:hAnsiTheme="minorEastAsia"/>
                      <w:highlight w:val="yellow"/>
                    </w:rPr>
                  </w:rPrChange>
                </w:rPr>
                <w:t>Φ0.</w:t>
              </w:r>
            </w:ins>
            <w:ins w:id="688" w:author="Aiden" w:date="2026-02-05T16:05:00Z" w16du:dateUtc="2026-02-05T08:05:00Z">
              <w:r w:rsidR="00DA0FE8" w:rsidRPr="00DA0FE8">
                <w:rPr>
                  <w:rFonts w:asciiTheme="minorEastAsia" w:hAnsiTheme="minorEastAsia" w:hint="eastAsia"/>
                  <w:rPrChange w:id="689" w:author="Aiden" w:date="2026-02-05T16:06:00Z" w16du:dateUtc="2026-02-05T08:06:00Z">
                    <w:rPr>
                      <w:rFonts w:asciiTheme="minorEastAsia" w:hAnsiTheme="minorEastAsia" w:hint="eastAsia"/>
                      <w:highlight w:val="yellow"/>
                    </w:rPr>
                  </w:rPrChange>
                </w:rPr>
                <w:t>83</w:t>
              </w:r>
            </w:ins>
            <w:ins w:id="690" w:author="Aiden" w:date="2026-02-05T09:03:00Z" w16du:dateUtc="2026-02-05T01:03:00Z">
              <w:r w:rsidRPr="00DA0FE8">
                <w:rPr>
                  <w:rFonts w:asciiTheme="minorEastAsia" w:hAnsiTheme="minorEastAsia"/>
                  <w:rPrChange w:id="691" w:author="Aiden" w:date="2026-02-05T16:06:00Z" w16du:dateUtc="2026-02-05T08:06:00Z">
                    <w:rPr>
                      <w:rFonts w:asciiTheme="minorEastAsia" w:hAnsiTheme="minorEastAsia"/>
                      <w:highlight w:val="yellow"/>
                    </w:rPr>
                  </w:rPrChange>
                </w:rPr>
                <w:t>"×</w:t>
              </w:r>
            </w:ins>
            <w:ins w:id="692" w:author="Aiden" w:date="2026-02-05T16:05:00Z" w16du:dateUtc="2026-02-05T08:05:00Z">
              <w:r w:rsidR="00DA0FE8" w:rsidRPr="00DA0FE8">
                <w:rPr>
                  <w:rFonts w:asciiTheme="minorEastAsia" w:hAnsiTheme="minorEastAsia" w:hint="eastAsia"/>
                  <w:rPrChange w:id="693" w:author="Aiden" w:date="2026-02-05T16:06:00Z" w16du:dateUtc="2026-02-05T08:06:00Z">
                    <w:rPr>
                      <w:rFonts w:asciiTheme="minorEastAsia" w:hAnsiTheme="minorEastAsia" w:hint="eastAsia"/>
                      <w:highlight w:val="yellow"/>
                    </w:rPr>
                  </w:rPrChange>
                </w:rPr>
                <w:t>0.98</w:t>
              </w:r>
            </w:ins>
            <w:ins w:id="694" w:author="Aiden" w:date="2026-02-05T09:03:00Z" w16du:dateUtc="2026-02-05T01:03:00Z">
              <w:r w:rsidRPr="00DA0FE8">
                <w:rPr>
                  <w:rFonts w:asciiTheme="minorEastAsia" w:hAnsiTheme="minorEastAsia"/>
                  <w:rPrChange w:id="695" w:author="Aiden" w:date="2026-02-05T16:06:00Z" w16du:dateUtc="2026-02-05T08:06:00Z">
                    <w:rPr>
                      <w:rFonts w:asciiTheme="minorEastAsia" w:hAnsiTheme="minorEastAsia"/>
                      <w:highlight w:val="yellow"/>
                    </w:rPr>
                  </w:rPrChange>
                </w:rPr>
                <w:t>"</w:t>
              </w:r>
              <w:r w:rsidRPr="00DA0FE8">
                <w:rPr>
                  <w:rFonts w:asciiTheme="minorEastAsia" w:hAnsiTheme="minorEastAsia" w:hint="eastAsia"/>
                  <w:rPrChange w:id="696" w:author="Aiden" w:date="2026-02-05T16:06:00Z" w16du:dateUtc="2026-02-05T08:06:00Z">
                    <w:rPr>
                      <w:rFonts w:asciiTheme="minorEastAsia" w:hAnsiTheme="minorEastAsia" w:hint="eastAsia"/>
                      <w:highlight w:val="yellow"/>
                    </w:rPr>
                  </w:rPrChange>
                </w:rPr>
                <w:t xml:space="preserve"> / </w:t>
              </w:r>
            </w:ins>
            <w:r w:rsidR="00F24C1F" w:rsidRPr="00DA0FE8">
              <w:rPr>
                <w:rFonts w:asciiTheme="minorEastAsia" w:hAnsiTheme="minorEastAsia"/>
                <w:rPrChange w:id="697" w:author="Aiden" w:date="2026-02-05T16:06:00Z" w16du:dateUtc="2026-02-05T08:06:00Z">
                  <w:rPr>
                    <w:rFonts w:asciiTheme="minorEastAsia" w:hAnsiTheme="minorEastAsia"/>
                    <w:highlight w:val="yellow"/>
                  </w:rPr>
                </w:rPrChange>
              </w:rPr>
              <w:t>Φ</w:t>
            </w:r>
            <w:ins w:id="698" w:author="Aiden" w:date="2026-02-05T16:04:00Z" w16du:dateUtc="2026-02-05T08:04:00Z">
              <w:r w:rsidR="00DA0FE8" w:rsidRPr="00DA0FE8">
                <w:rPr>
                  <w:rFonts w:asciiTheme="minorEastAsia" w:hAnsiTheme="minorEastAsia" w:hint="eastAsia"/>
                  <w:rPrChange w:id="699" w:author="Aiden" w:date="2026-02-05T16:06:00Z" w16du:dateUtc="2026-02-05T08:06:00Z">
                    <w:rPr>
                      <w:rFonts w:asciiTheme="minorEastAsia" w:hAnsiTheme="minorEastAsia" w:hint="eastAsia"/>
                      <w:highlight w:val="yellow"/>
                    </w:rPr>
                  </w:rPrChange>
                </w:rPr>
                <w:t>21</w:t>
              </w:r>
            </w:ins>
            <w:del w:id="700" w:author="Aiden" w:date="2026-02-05T16:04:00Z" w16du:dateUtc="2026-02-05T08:04:00Z">
              <w:r w:rsidR="00F24C1F" w:rsidRPr="00DA0FE8" w:rsidDel="00DA0FE8">
                <w:rPr>
                  <w:rFonts w:asciiTheme="minorEastAsia" w:hAnsiTheme="minorEastAsia" w:hint="eastAsia"/>
                  <w:rPrChange w:id="701" w:author="Aiden" w:date="2026-02-05T16:06:00Z" w16du:dateUtc="2026-02-05T08:06:00Z">
                    <w:rPr>
                      <w:rFonts w:asciiTheme="minorEastAsia" w:hAnsiTheme="minorEastAsia" w:hint="eastAsia"/>
                      <w:highlight w:val="yellow"/>
                    </w:rPr>
                  </w:rPrChange>
                </w:rPr>
                <w:delText>19</w:delText>
              </w:r>
            </w:del>
            <w:r w:rsidR="00F24C1F" w:rsidRPr="00DA0FE8">
              <w:rPr>
                <w:rFonts w:asciiTheme="minorEastAsia" w:hAnsiTheme="minorEastAsia"/>
                <w:rPrChange w:id="702" w:author="Aiden" w:date="2026-02-05T16:06:00Z" w16du:dateUtc="2026-02-05T08:06:00Z">
                  <w:rPr>
                    <w:rFonts w:asciiTheme="minorEastAsia" w:hAnsiTheme="minorEastAsia"/>
                    <w:highlight w:val="yellow"/>
                  </w:rPr>
                </w:rPrChange>
              </w:rPr>
              <w:t>×2</w:t>
            </w:r>
            <w:ins w:id="703" w:author="Aiden" w:date="2026-02-05T16:04:00Z" w16du:dateUtc="2026-02-05T08:04:00Z">
              <w:r w:rsidR="00DA0FE8" w:rsidRPr="00DA0FE8">
                <w:rPr>
                  <w:rFonts w:asciiTheme="minorEastAsia" w:hAnsiTheme="minorEastAsia" w:hint="eastAsia"/>
                  <w:rPrChange w:id="704" w:author="Aiden" w:date="2026-02-05T16:06:00Z" w16du:dateUtc="2026-02-05T08:06:00Z">
                    <w:rPr>
                      <w:rFonts w:asciiTheme="minorEastAsia" w:hAnsiTheme="minorEastAsia" w:hint="eastAsia"/>
                      <w:highlight w:val="yellow"/>
                    </w:rPr>
                  </w:rPrChange>
                </w:rPr>
                <w:t>5</w:t>
              </w:r>
            </w:ins>
            <w:del w:id="705" w:author="Aiden" w:date="2026-02-05T16:04:00Z" w16du:dateUtc="2026-02-05T08:04:00Z">
              <w:r w:rsidR="00F24C1F" w:rsidRPr="00DA0FE8" w:rsidDel="00DA0FE8">
                <w:rPr>
                  <w:rFonts w:asciiTheme="minorEastAsia" w:hAnsiTheme="minorEastAsia" w:hint="eastAsia"/>
                  <w:rPrChange w:id="706" w:author="Aiden" w:date="2026-02-05T16:06:00Z" w16du:dateUtc="2026-02-05T08:06:00Z">
                    <w:rPr>
                      <w:rFonts w:asciiTheme="minorEastAsia" w:hAnsiTheme="minorEastAsia" w:hint="eastAsia"/>
                      <w:highlight w:val="yellow"/>
                    </w:rPr>
                  </w:rPrChange>
                </w:rPr>
                <w:delText>6</w:delText>
              </w:r>
            </w:del>
            <w:r w:rsidR="00F24C1F" w:rsidRPr="00DA0FE8">
              <w:rPr>
                <w:rFonts w:asciiTheme="minorEastAsia" w:hAnsiTheme="minorEastAsia"/>
                <w:rPrChange w:id="707" w:author="Aiden" w:date="2026-02-05T16:06:00Z" w16du:dateUtc="2026-02-05T08:06:00Z">
                  <w:rPr>
                    <w:rFonts w:asciiTheme="minorEastAsia" w:hAnsiTheme="minorEastAsia"/>
                    <w:highlight w:val="yellow"/>
                  </w:rPr>
                </w:rPrChange>
              </w:rPr>
              <w:t>mm</w:t>
            </w:r>
            <w:del w:id="708" w:author="Aiden" w:date="2026-02-05T09:03:00Z" w16du:dateUtc="2026-02-05T01:03:00Z">
              <w:r w:rsidR="00F24C1F" w:rsidRPr="00DA0FE8" w:rsidDel="00FE350D">
                <w:rPr>
                  <w:rFonts w:asciiTheme="minorEastAsia" w:hAnsiTheme="minorEastAsia" w:hint="eastAsia"/>
                  <w:rPrChange w:id="709" w:author="Aiden" w:date="2026-02-05T16:06:00Z" w16du:dateUtc="2026-02-05T08:06:00Z">
                    <w:rPr>
                      <w:rFonts w:asciiTheme="minorEastAsia" w:hAnsiTheme="minorEastAsia" w:hint="eastAsia"/>
                      <w:highlight w:val="yellow"/>
                    </w:rPr>
                  </w:rPrChange>
                </w:rPr>
                <w:delText xml:space="preserve"> / </w:delText>
              </w:r>
              <w:r w:rsidR="00F24C1F" w:rsidRPr="00DA0FE8" w:rsidDel="00FE350D">
                <w:rPr>
                  <w:rFonts w:asciiTheme="minorEastAsia" w:hAnsiTheme="minorEastAsia"/>
                  <w:rPrChange w:id="710" w:author="Aiden" w:date="2026-02-05T16:06:00Z" w16du:dateUtc="2026-02-05T08:06:00Z">
                    <w:rPr>
                      <w:rFonts w:asciiTheme="minorEastAsia" w:hAnsiTheme="minorEastAsia"/>
                      <w:highlight w:val="yellow"/>
                    </w:rPr>
                  </w:rPrChange>
                </w:rPr>
                <w:delText>Φ0.</w:delText>
              </w:r>
              <w:r w:rsidR="00F24C1F" w:rsidRPr="00DA0FE8" w:rsidDel="00FE350D">
                <w:rPr>
                  <w:rFonts w:asciiTheme="minorEastAsia" w:hAnsiTheme="minorEastAsia" w:hint="eastAsia"/>
                  <w:rPrChange w:id="711" w:author="Aiden" w:date="2026-02-05T16:06:00Z" w16du:dateUtc="2026-02-05T08:06:00Z">
                    <w:rPr>
                      <w:rFonts w:asciiTheme="minorEastAsia" w:hAnsiTheme="minorEastAsia" w:hint="eastAsia"/>
                      <w:highlight w:val="yellow"/>
                    </w:rPr>
                  </w:rPrChange>
                </w:rPr>
                <w:delText>75</w:delText>
              </w:r>
              <w:r w:rsidR="00F24C1F" w:rsidRPr="00DA0FE8" w:rsidDel="00FE350D">
                <w:rPr>
                  <w:rFonts w:asciiTheme="minorEastAsia" w:hAnsiTheme="minorEastAsia"/>
                  <w:rPrChange w:id="712" w:author="Aiden" w:date="2026-02-05T16:06:00Z" w16du:dateUtc="2026-02-05T08:06:00Z">
                    <w:rPr>
                      <w:rFonts w:asciiTheme="minorEastAsia" w:hAnsiTheme="minorEastAsia"/>
                      <w:highlight w:val="yellow"/>
                    </w:rPr>
                  </w:rPrChange>
                </w:rPr>
                <w:delText>"×1"</w:delText>
              </w:r>
            </w:del>
          </w:p>
        </w:tc>
      </w:tr>
      <w:tr w:rsidR="00F24C1F" w14:paraId="04D2B90B" w14:textId="77777777" w:rsidTr="00563547">
        <w:trPr>
          <w:trHeight w:val="272"/>
        </w:trPr>
        <w:tc>
          <w:tcPr>
            <w:cnfStyle w:val="001000000000" w:firstRow="0" w:lastRow="0" w:firstColumn="1" w:lastColumn="0" w:oddVBand="0" w:evenVBand="0" w:oddHBand="0" w:evenHBand="0" w:firstRowFirstColumn="0" w:firstRowLastColumn="0" w:lastRowFirstColumn="0" w:lastRowLastColumn="0"/>
            <w:tcW w:w="1250" w:type="dxa"/>
            <w:vMerge/>
          </w:tcPr>
          <w:p w14:paraId="04D2B908" w14:textId="77777777" w:rsidR="00F24C1F" w:rsidRDefault="00F24C1F" w:rsidP="00F24C1F">
            <w:pPr>
              <w:rPr>
                <w:rFonts w:asciiTheme="minorEastAsia" w:hAnsiTheme="minorEastAsia" w:hint="eastAsia"/>
                <w:b w:val="0"/>
                <w:bCs w:val="0"/>
              </w:rPr>
            </w:pPr>
          </w:p>
        </w:tc>
        <w:tc>
          <w:tcPr>
            <w:tcW w:w="1770" w:type="dxa"/>
          </w:tcPr>
          <w:p w14:paraId="04D2B909"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L</w:t>
            </w:r>
            <w:r>
              <w:rPr>
                <w:rFonts w:asciiTheme="minorEastAsia" w:hAnsiTheme="minorEastAsia"/>
              </w:rPr>
              <w:t>子弹冰：</w:t>
            </w:r>
          </w:p>
        </w:tc>
        <w:tc>
          <w:tcPr>
            <w:tcW w:w="3659" w:type="dxa"/>
            <w:gridSpan w:val="2"/>
          </w:tcPr>
          <w:p w14:paraId="04D2B90A" w14:textId="609A4F8B" w:rsidR="00F24C1F" w:rsidRPr="00DA0FE8" w:rsidRDefault="00FE350D"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Change w:id="713" w:author="Aiden" w:date="2026-02-05T16:06:00Z" w16du:dateUtc="2026-02-05T08:06:00Z">
                  <w:rPr>
                    <w:rFonts w:asciiTheme="minorEastAsia" w:hAnsiTheme="minorEastAsia" w:hint="eastAsia"/>
                    <w:highlight w:val="yellow"/>
                  </w:rPr>
                </w:rPrChange>
              </w:rPr>
            </w:pPr>
            <w:ins w:id="714" w:author="Aiden" w:date="2026-02-05T09:04:00Z" w16du:dateUtc="2026-02-05T01:04:00Z">
              <w:r w:rsidRPr="00DA0FE8">
                <w:rPr>
                  <w:rFonts w:asciiTheme="minorEastAsia" w:hAnsiTheme="minorEastAsia"/>
                  <w:rPrChange w:id="715" w:author="Aiden" w:date="2026-02-05T16:06:00Z" w16du:dateUtc="2026-02-05T08:06:00Z">
                    <w:rPr>
                      <w:rFonts w:asciiTheme="minorEastAsia" w:hAnsiTheme="minorEastAsia"/>
                      <w:highlight w:val="yellow"/>
                    </w:rPr>
                  </w:rPrChange>
                </w:rPr>
                <w:t>Φ</w:t>
              </w:r>
              <w:r w:rsidRPr="00DA0FE8">
                <w:rPr>
                  <w:rFonts w:asciiTheme="minorEastAsia" w:hAnsiTheme="minorEastAsia" w:hint="eastAsia"/>
                  <w:rPrChange w:id="716" w:author="Aiden" w:date="2026-02-05T16:06:00Z" w16du:dateUtc="2026-02-05T08:06:00Z">
                    <w:rPr>
                      <w:rFonts w:asciiTheme="minorEastAsia" w:hAnsiTheme="minorEastAsia" w:hint="eastAsia"/>
                      <w:highlight w:val="yellow"/>
                    </w:rPr>
                  </w:rPrChange>
                </w:rPr>
                <w:t>0.</w:t>
              </w:r>
            </w:ins>
            <w:ins w:id="717" w:author="Aiden" w:date="2026-02-05T16:05:00Z" w16du:dateUtc="2026-02-05T08:05:00Z">
              <w:r w:rsidR="00DA0FE8" w:rsidRPr="00DA0FE8">
                <w:rPr>
                  <w:rFonts w:asciiTheme="minorEastAsia" w:hAnsiTheme="minorEastAsia" w:hint="eastAsia"/>
                  <w:rPrChange w:id="718" w:author="Aiden" w:date="2026-02-05T16:06:00Z" w16du:dateUtc="2026-02-05T08:06:00Z">
                    <w:rPr>
                      <w:rFonts w:asciiTheme="minorEastAsia" w:hAnsiTheme="minorEastAsia" w:hint="eastAsia"/>
                      <w:highlight w:val="yellow"/>
                    </w:rPr>
                  </w:rPrChange>
                </w:rPr>
                <w:t>87</w:t>
              </w:r>
            </w:ins>
            <w:ins w:id="719" w:author="Aiden" w:date="2026-02-05T09:04:00Z" w16du:dateUtc="2026-02-05T01:04:00Z">
              <w:r w:rsidRPr="00DA0FE8">
                <w:rPr>
                  <w:rFonts w:asciiTheme="minorEastAsia" w:hAnsiTheme="minorEastAsia"/>
                  <w:rPrChange w:id="720" w:author="Aiden" w:date="2026-02-05T16:06:00Z" w16du:dateUtc="2026-02-05T08:06:00Z">
                    <w:rPr>
                      <w:rFonts w:asciiTheme="minorEastAsia" w:hAnsiTheme="minorEastAsia"/>
                      <w:highlight w:val="yellow"/>
                    </w:rPr>
                  </w:rPrChange>
                </w:rPr>
                <w:t>"×1</w:t>
              </w:r>
              <w:r w:rsidRPr="00DA0FE8">
                <w:rPr>
                  <w:rFonts w:asciiTheme="minorEastAsia" w:hAnsiTheme="minorEastAsia" w:hint="eastAsia"/>
                  <w:rPrChange w:id="721" w:author="Aiden" w:date="2026-02-05T16:06:00Z" w16du:dateUtc="2026-02-05T08:06:00Z">
                    <w:rPr>
                      <w:rFonts w:asciiTheme="minorEastAsia" w:hAnsiTheme="minorEastAsia" w:hint="eastAsia"/>
                      <w:highlight w:val="yellow"/>
                    </w:rPr>
                  </w:rPrChange>
                </w:rPr>
                <w:t>.1</w:t>
              </w:r>
              <w:r w:rsidRPr="00DA0FE8">
                <w:rPr>
                  <w:rFonts w:asciiTheme="minorEastAsia" w:hAnsiTheme="minorEastAsia"/>
                  <w:rPrChange w:id="722" w:author="Aiden" w:date="2026-02-05T16:06:00Z" w16du:dateUtc="2026-02-05T08:06:00Z">
                    <w:rPr>
                      <w:rFonts w:asciiTheme="minorEastAsia" w:hAnsiTheme="minorEastAsia"/>
                      <w:highlight w:val="yellow"/>
                    </w:rPr>
                  </w:rPrChange>
                </w:rPr>
                <w:t>"</w:t>
              </w:r>
              <w:r w:rsidRPr="00DA0FE8">
                <w:rPr>
                  <w:rFonts w:asciiTheme="minorEastAsia" w:hAnsiTheme="minorEastAsia" w:hint="eastAsia"/>
                  <w:rPrChange w:id="723" w:author="Aiden" w:date="2026-02-05T16:06:00Z" w16du:dateUtc="2026-02-05T08:06:00Z">
                    <w:rPr>
                      <w:rFonts w:asciiTheme="minorEastAsia" w:hAnsiTheme="minorEastAsia" w:hint="eastAsia"/>
                      <w:highlight w:val="yellow"/>
                    </w:rPr>
                  </w:rPrChange>
                </w:rPr>
                <w:t xml:space="preserve"> / </w:t>
              </w:r>
            </w:ins>
            <w:r w:rsidR="00F24C1F" w:rsidRPr="00DA0FE8">
              <w:rPr>
                <w:rFonts w:asciiTheme="minorEastAsia" w:hAnsiTheme="minorEastAsia"/>
                <w:rPrChange w:id="724" w:author="Aiden" w:date="2026-02-05T16:06:00Z" w16du:dateUtc="2026-02-05T08:06:00Z">
                  <w:rPr>
                    <w:rFonts w:asciiTheme="minorEastAsia" w:hAnsiTheme="minorEastAsia"/>
                    <w:highlight w:val="yellow"/>
                  </w:rPr>
                </w:rPrChange>
              </w:rPr>
              <w:t>Φ</w:t>
            </w:r>
            <w:del w:id="725" w:author="Aiden" w:date="2026-02-05T16:04:00Z" w16du:dateUtc="2026-02-05T08:04:00Z">
              <w:r w:rsidR="00F24C1F" w:rsidRPr="00DA0FE8" w:rsidDel="00DA0FE8">
                <w:rPr>
                  <w:rFonts w:asciiTheme="minorEastAsia" w:hAnsiTheme="minorEastAsia"/>
                  <w:rPrChange w:id="726" w:author="Aiden" w:date="2026-02-05T16:06:00Z" w16du:dateUtc="2026-02-05T08:06:00Z">
                    <w:rPr>
                      <w:rFonts w:asciiTheme="minorEastAsia" w:hAnsiTheme="minorEastAsia"/>
                      <w:highlight w:val="yellow"/>
                    </w:rPr>
                  </w:rPrChange>
                </w:rPr>
                <w:delText>2</w:delText>
              </w:r>
              <w:r w:rsidR="00F24C1F" w:rsidRPr="00DA0FE8" w:rsidDel="00DA0FE8">
                <w:rPr>
                  <w:rFonts w:asciiTheme="minorEastAsia" w:hAnsiTheme="minorEastAsia" w:hint="eastAsia"/>
                  <w:rPrChange w:id="727" w:author="Aiden" w:date="2026-02-05T16:06:00Z" w16du:dateUtc="2026-02-05T08:06:00Z">
                    <w:rPr>
                      <w:rFonts w:asciiTheme="minorEastAsia" w:hAnsiTheme="minorEastAsia" w:hint="eastAsia"/>
                      <w:highlight w:val="yellow"/>
                    </w:rPr>
                  </w:rPrChange>
                </w:rPr>
                <w:delText>0</w:delText>
              </w:r>
            </w:del>
            <w:ins w:id="728" w:author="Aiden" w:date="2026-02-05T16:04:00Z" w16du:dateUtc="2026-02-05T08:04:00Z">
              <w:r w:rsidR="00DA0FE8" w:rsidRPr="00DA0FE8">
                <w:rPr>
                  <w:rFonts w:asciiTheme="minorEastAsia" w:hAnsiTheme="minorEastAsia" w:hint="eastAsia"/>
                  <w:rPrChange w:id="729" w:author="Aiden" w:date="2026-02-05T16:06:00Z" w16du:dateUtc="2026-02-05T08:06:00Z">
                    <w:rPr>
                      <w:rFonts w:asciiTheme="minorEastAsia" w:hAnsiTheme="minorEastAsia" w:hint="eastAsia"/>
                      <w:highlight w:val="yellow"/>
                    </w:rPr>
                  </w:rPrChange>
                </w:rPr>
                <w:t>22</w:t>
              </w:r>
            </w:ins>
            <w:r w:rsidR="00F24C1F" w:rsidRPr="00DA0FE8">
              <w:rPr>
                <w:rFonts w:asciiTheme="minorEastAsia" w:hAnsiTheme="minorEastAsia"/>
                <w:rPrChange w:id="730" w:author="Aiden" w:date="2026-02-05T16:06:00Z" w16du:dateUtc="2026-02-05T08:06:00Z">
                  <w:rPr>
                    <w:rFonts w:asciiTheme="minorEastAsia" w:hAnsiTheme="minorEastAsia"/>
                    <w:highlight w:val="yellow"/>
                  </w:rPr>
                </w:rPrChange>
              </w:rPr>
              <w:t>×2</w:t>
            </w:r>
            <w:r w:rsidR="00F24C1F" w:rsidRPr="00DA0FE8">
              <w:rPr>
                <w:rFonts w:asciiTheme="minorEastAsia" w:hAnsiTheme="minorEastAsia" w:hint="eastAsia"/>
                <w:rPrChange w:id="731" w:author="Aiden" w:date="2026-02-05T16:06:00Z" w16du:dateUtc="2026-02-05T08:06:00Z">
                  <w:rPr>
                    <w:rFonts w:asciiTheme="minorEastAsia" w:hAnsiTheme="minorEastAsia" w:hint="eastAsia"/>
                    <w:highlight w:val="yellow"/>
                  </w:rPr>
                </w:rPrChange>
              </w:rPr>
              <w:t>7</w:t>
            </w:r>
            <w:r w:rsidR="00F24C1F" w:rsidRPr="00DA0FE8">
              <w:rPr>
                <w:rFonts w:asciiTheme="minorEastAsia" w:hAnsiTheme="minorEastAsia"/>
                <w:rPrChange w:id="732" w:author="Aiden" w:date="2026-02-05T16:06:00Z" w16du:dateUtc="2026-02-05T08:06:00Z">
                  <w:rPr>
                    <w:rFonts w:asciiTheme="minorEastAsia" w:hAnsiTheme="minorEastAsia"/>
                    <w:highlight w:val="yellow"/>
                  </w:rPr>
                </w:rPrChange>
              </w:rPr>
              <w:t>mm</w:t>
            </w:r>
            <w:del w:id="733" w:author="Aiden" w:date="2026-02-05T09:04:00Z" w16du:dateUtc="2026-02-05T01:04:00Z">
              <w:r w:rsidR="00F24C1F" w:rsidRPr="00DA0FE8" w:rsidDel="00FE350D">
                <w:rPr>
                  <w:rFonts w:asciiTheme="minorEastAsia" w:hAnsiTheme="minorEastAsia"/>
                  <w:rPrChange w:id="734" w:author="Aiden" w:date="2026-02-05T16:06:00Z" w16du:dateUtc="2026-02-05T08:06:00Z">
                    <w:rPr>
                      <w:rFonts w:asciiTheme="minorEastAsia" w:hAnsiTheme="minorEastAsia"/>
                      <w:highlight w:val="yellow"/>
                    </w:rPr>
                  </w:rPrChange>
                </w:rPr>
                <w:delText xml:space="preserve"> / Φ</w:delText>
              </w:r>
              <w:r w:rsidR="00F24C1F" w:rsidRPr="00DA0FE8" w:rsidDel="00FE350D">
                <w:rPr>
                  <w:rFonts w:asciiTheme="minorEastAsia" w:hAnsiTheme="minorEastAsia" w:hint="eastAsia"/>
                  <w:rPrChange w:id="735" w:author="Aiden" w:date="2026-02-05T16:06:00Z" w16du:dateUtc="2026-02-05T08:06:00Z">
                    <w:rPr>
                      <w:rFonts w:asciiTheme="minorEastAsia" w:hAnsiTheme="minorEastAsia" w:hint="eastAsia"/>
                      <w:highlight w:val="yellow"/>
                    </w:rPr>
                  </w:rPrChange>
                </w:rPr>
                <w:delText>0.79</w:delText>
              </w:r>
              <w:r w:rsidR="00F24C1F" w:rsidRPr="00DA0FE8" w:rsidDel="00FE350D">
                <w:rPr>
                  <w:rFonts w:asciiTheme="minorEastAsia" w:hAnsiTheme="minorEastAsia"/>
                  <w:rPrChange w:id="736" w:author="Aiden" w:date="2026-02-05T16:06:00Z" w16du:dateUtc="2026-02-05T08:06:00Z">
                    <w:rPr>
                      <w:rFonts w:asciiTheme="minorEastAsia" w:hAnsiTheme="minorEastAsia"/>
                      <w:highlight w:val="yellow"/>
                    </w:rPr>
                  </w:rPrChange>
                </w:rPr>
                <w:delText>"×1</w:delText>
              </w:r>
              <w:r w:rsidR="00F24C1F" w:rsidRPr="00DA0FE8" w:rsidDel="00FE350D">
                <w:rPr>
                  <w:rFonts w:asciiTheme="minorEastAsia" w:hAnsiTheme="minorEastAsia" w:hint="eastAsia"/>
                  <w:rPrChange w:id="737" w:author="Aiden" w:date="2026-02-05T16:06:00Z" w16du:dateUtc="2026-02-05T08:06:00Z">
                    <w:rPr>
                      <w:rFonts w:asciiTheme="minorEastAsia" w:hAnsiTheme="minorEastAsia" w:hint="eastAsia"/>
                      <w:highlight w:val="yellow"/>
                    </w:rPr>
                  </w:rPrChange>
                </w:rPr>
                <w:delText>.1</w:delText>
              </w:r>
              <w:r w:rsidR="00F24C1F" w:rsidRPr="00DA0FE8" w:rsidDel="00FE350D">
                <w:rPr>
                  <w:rFonts w:asciiTheme="minorEastAsia" w:hAnsiTheme="minorEastAsia"/>
                  <w:rPrChange w:id="738" w:author="Aiden" w:date="2026-02-05T16:06:00Z" w16du:dateUtc="2026-02-05T08:06:00Z">
                    <w:rPr>
                      <w:rFonts w:asciiTheme="minorEastAsia" w:hAnsiTheme="minorEastAsia"/>
                      <w:highlight w:val="yellow"/>
                    </w:rPr>
                  </w:rPrChange>
                </w:rPr>
                <w:delText>"</w:delText>
              </w:r>
            </w:del>
          </w:p>
        </w:tc>
      </w:tr>
      <w:tr w:rsidR="00F24C1F" w14:paraId="04D2B90F" w14:textId="77777777" w:rsidTr="00563547">
        <w:trPr>
          <w:trHeight w:val="345"/>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04D2B90C" w14:textId="4070495A" w:rsidR="00F24C1F" w:rsidRDefault="00F24C1F" w:rsidP="00F24C1F">
            <w:pPr>
              <w:rPr>
                <w:rFonts w:asciiTheme="minorEastAsia" w:hAnsiTheme="minorEastAsia" w:hint="eastAsia"/>
                <w:b w:val="0"/>
                <w:bCs w:val="0"/>
              </w:rPr>
            </w:pPr>
            <w:del w:id="739" w:author="Aiden D" w:date="2026-02-04T23:24:00Z" w16du:dateUtc="2026-02-04T15:24:00Z">
              <w:r w:rsidDel="00AA24D6">
                <w:rPr>
                  <w:rFonts w:asciiTheme="minorEastAsia" w:hAnsiTheme="minorEastAsia"/>
                </w:rPr>
                <w:delText>设备</w:delText>
              </w:r>
            </w:del>
            <w:ins w:id="740" w:author="Aiden D" w:date="2026-02-04T23:24:00Z" w16du:dateUtc="2026-02-04T15:24:00Z">
              <w:r>
                <w:rPr>
                  <w:rFonts w:asciiTheme="minorEastAsia" w:hAnsiTheme="minorEastAsia"/>
                </w:rPr>
                <w:t>产品</w:t>
              </w:r>
            </w:ins>
            <w:r>
              <w:rPr>
                <w:rFonts w:asciiTheme="minorEastAsia" w:hAnsiTheme="minorEastAsia"/>
              </w:rPr>
              <w:t>净重</w:t>
            </w:r>
          </w:p>
        </w:tc>
        <w:tc>
          <w:tcPr>
            <w:tcW w:w="1770" w:type="dxa"/>
          </w:tcPr>
          <w:p w14:paraId="04D2B90D" w14:textId="218D68E0"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del w:id="741" w:author="Aiden D" w:date="2026-02-04T23:24:00Z" w16du:dateUtc="2026-02-04T15:24:00Z">
              <w:r w:rsidDel="00AA24D6">
                <w:rPr>
                  <w:rFonts w:asciiTheme="minorEastAsia" w:hAnsiTheme="minorEastAsia"/>
                </w:rPr>
                <w:delText>设备</w:delText>
              </w:r>
            </w:del>
            <w:ins w:id="742" w:author="Aiden D" w:date="2026-02-04T23:24:00Z" w16du:dateUtc="2026-02-04T15:24:00Z">
              <w:r>
                <w:rPr>
                  <w:rFonts w:asciiTheme="minorEastAsia" w:hAnsiTheme="minorEastAsia"/>
                </w:rPr>
                <w:t>产品</w:t>
              </w:r>
            </w:ins>
            <w:r>
              <w:rPr>
                <w:rFonts w:asciiTheme="minorEastAsia" w:hAnsiTheme="minorEastAsia"/>
              </w:rPr>
              <w:t>净重：</w:t>
            </w:r>
          </w:p>
        </w:tc>
        <w:tc>
          <w:tcPr>
            <w:tcW w:w="3659" w:type="dxa"/>
            <w:gridSpan w:val="2"/>
          </w:tcPr>
          <w:p w14:paraId="04D2B90E" w14:textId="1BAA436F" w:rsidR="00F24C1F" w:rsidRDefault="00FE350D"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ins w:id="743" w:author="Aiden" w:date="2026-02-05T09:04:00Z" w16du:dateUtc="2026-02-05T01:04:00Z">
              <w:r>
                <w:rPr>
                  <w:rFonts w:asciiTheme="minorEastAsia" w:hAnsiTheme="minorEastAsia" w:hint="eastAsia"/>
                </w:rPr>
                <w:t>15.4</w:t>
              </w:r>
              <w:r>
                <w:rPr>
                  <w:rFonts w:asciiTheme="minorEastAsia" w:hAnsiTheme="minorEastAsia"/>
                </w:rPr>
                <w:t xml:space="preserve"> lb.</w:t>
              </w:r>
              <w:r>
                <w:rPr>
                  <w:rFonts w:asciiTheme="minorEastAsia" w:hAnsiTheme="minorEastAsia" w:hint="eastAsia"/>
                </w:rPr>
                <w:t xml:space="preserve"> / </w:t>
              </w:r>
            </w:ins>
            <w:r w:rsidR="00F24C1F">
              <w:rPr>
                <w:rFonts w:asciiTheme="minorEastAsia" w:hAnsiTheme="minorEastAsia" w:hint="eastAsia"/>
              </w:rPr>
              <w:t>7</w:t>
            </w:r>
            <w:r w:rsidR="00F24C1F">
              <w:rPr>
                <w:rFonts w:asciiTheme="minorEastAsia" w:hAnsiTheme="minorEastAsia"/>
              </w:rPr>
              <w:t>kg</w:t>
            </w:r>
            <w:del w:id="744" w:author="Aiden" w:date="2026-02-05T09:04:00Z" w16du:dateUtc="2026-02-05T01:04:00Z">
              <w:r w:rsidR="00F24C1F" w:rsidDel="00FE350D">
                <w:rPr>
                  <w:rFonts w:asciiTheme="minorEastAsia" w:hAnsiTheme="minorEastAsia"/>
                </w:rPr>
                <w:delText xml:space="preserve"> /</w:delText>
              </w:r>
              <w:r w:rsidR="00F24C1F" w:rsidDel="00FE350D">
                <w:rPr>
                  <w:rFonts w:asciiTheme="minorEastAsia" w:hAnsiTheme="minorEastAsia" w:hint="eastAsia"/>
                </w:rPr>
                <w:delText xml:space="preserve"> 15.4</w:delText>
              </w:r>
              <w:r w:rsidR="00F24C1F" w:rsidDel="00FE350D">
                <w:rPr>
                  <w:rFonts w:asciiTheme="minorEastAsia" w:hAnsiTheme="minorEastAsia"/>
                </w:rPr>
                <w:delText xml:space="preserve"> lb.</w:delText>
              </w:r>
            </w:del>
          </w:p>
        </w:tc>
      </w:tr>
      <w:tr w:rsidR="00F24C1F" w14:paraId="04D2B912"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910" w14:textId="77777777" w:rsidR="00F24C1F" w:rsidRDefault="00F24C1F" w:rsidP="00F24C1F">
            <w:pPr>
              <w:rPr>
                <w:rFonts w:asciiTheme="minorEastAsia" w:hAnsiTheme="minorEastAsia" w:hint="eastAsia"/>
                <w:b w:val="0"/>
                <w:bCs w:val="0"/>
              </w:rPr>
            </w:pPr>
            <w:r>
              <w:rPr>
                <w:rFonts w:asciiTheme="minorEastAsia" w:hAnsiTheme="minorEastAsia"/>
              </w:rPr>
              <w:t>工作环境条件建议</w:t>
            </w:r>
          </w:p>
        </w:tc>
        <w:tc>
          <w:tcPr>
            <w:tcW w:w="3659" w:type="dxa"/>
            <w:gridSpan w:val="2"/>
          </w:tcPr>
          <w:p w14:paraId="04D2B911" w14:textId="7D018F6E"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rPr>
              <w:t>温度：</w:t>
            </w:r>
            <w:ins w:id="745" w:author="Aiden" w:date="2026-02-05T09:05:00Z" w16du:dateUtc="2026-02-05T01:05:00Z">
              <w:r w:rsidR="00FE350D">
                <w:rPr>
                  <w:rFonts w:asciiTheme="minorEastAsia" w:hAnsiTheme="minorEastAsia"/>
                </w:rPr>
                <w:t>41-90℉</w:t>
              </w:r>
              <w:r w:rsidR="00FE350D">
                <w:rPr>
                  <w:rFonts w:asciiTheme="minorEastAsia" w:hAnsiTheme="minorEastAsia" w:hint="eastAsia"/>
                </w:rPr>
                <w:t xml:space="preserve"> / </w:t>
              </w:r>
            </w:ins>
            <w:r>
              <w:rPr>
                <w:rFonts w:asciiTheme="minorEastAsia" w:hAnsiTheme="minorEastAsia"/>
              </w:rPr>
              <w:t>5-32℃</w:t>
            </w:r>
            <w:del w:id="746" w:author="Aiden" w:date="2026-02-05T09:05:00Z" w16du:dateUtc="2026-02-05T01:05:00Z">
              <w:r w:rsidDel="00FE350D">
                <w:rPr>
                  <w:rFonts w:asciiTheme="minorEastAsia" w:hAnsiTheme="minorEastAsia"/>
                </w:rPr>
                <w:delText xml:space="preserve"> (41-90℉) </w:delText>
              </w:r>
            </w:del>
            <w:r>
              <w:rPr>
                <w:rFonts w:asciiTheme="minorEastAsia" w:hAnsiTheme="minorEastAsia"/>
              </w:rPr>
              <w:t>，湿度：≤85%</w:t>
            </w:r>
          </w:p>
        </w:tc>
      </w:tr>
      <w:tr w:rsidR="00F24C1F" w14:paraId="04D2B915"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913" w14:textId="1FF6DB17" w:rsidR="00F24C1F" w:rsidRDefault="00F24C1F" w:rsidP="00F24C1F">
            <w:pPr>
              <w:rPr>
                <w:rFonts w:asciiTheme="minorEastAsia" w:hAnsiTheme="minorEastAsia" w:hint="eastAsia"/>
                <w:b w:val="0"/>
                <w:bCs w:val="0"/>
              </w:rPr>
            </w:pPr>
            <w:del w:id="747" w:author="Aiden D" w:date="2026-02-04T23:24:00Z" w16du:dateUtc="2026-02-04T15:24:00Z">
              <w:r w:rsidDel="00AA24D6">
                <w:rPr>
                  <w:rFonts w:asciiTheme="minorEastAsia" w:hAnsiTheme="minorEastAsia" w:hint="eastAsia"/>
                </w:rPr>
                <w:delText>设备</w:delText>
              </w:r>
            </w:del>
            <w:ins w:id="748" w:author="Aiden D" w:date="2026-02-04T23:24:00Z" w16du:dateUtc="2026-02-04T15:24:00Z">
              <w:r>
                <w:rPr>
                  <w:rFonts w:asciiTheme="minorEastAsia" w:hAnsiTheme="minorEastAsia" w:hint="eastAsia"/>
                </w:rPr>
                <w:t>产品</w:t>
              </w:r>
            </w:ins>
            <w:r>
              <w:rPr>
                <w:rFonts w:asciiTheme="minorEastAsia" w:hAnsiTheme="minorEastAsia" w:hint="eastAsia"/>
              </w:rPr>
              <w:t>噪音</w:t>
            </w:r>
          </w:p>
        </w:tc>
        <w:tc>
          <w:tcPr>
            <w:tcW w:w="3659" w:type="dxa"/>
            <w:gridSpan w:val="2"/>
          </w:tcPr>
          <w:p w14:paraId="04D2B914"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hint="eastAsia"/>
              </w:rPr>
              <w:t>≤50dB(A)</w:t>
            </w:r>
          </w:p>
        </w:tc>
      </w:tr>
      <w:tr w:rsidR="00F24C1F" w14:paraId="04D2B918" w14:textId="77777777" w:rsidTr="00563547">
        <w:trPr>
          <w:trHeight w:val="270"/>
        </w:trPr>
        <w:tc>
          <w:tcPr>
            <w:cnfStyle w:val="001000000000" w:firstRow="0" w:lastRow="0" w:firstColumn="1" w:lastColumn="0" w:oddVBand="0" w:evenVBand="0" w:oddHBand="0" w:evenHBand="0" w:firstRowFirstColumn="0" w:firstRowLastColumn="0" w:lastRowFirstColumn="0" w:lastRowLastColumn="0"/>
            <w:tcW w:w="3020" w:type="dxa"/>
            <w:gridSpan w:val="2"/>
          </w:tcPr>
          <w:p w14:paraId="04D2B916" w14:textId="77777777" w:rsidR="00F24C1F" w:rsidRDefault="00F24C1F" w:rsidP="00F24C1F">
            <w:pPr>
              <w:rPr>
                <w:rFonts w:asciiTheme="minorEastAsia" w:hAnsiTheme="minorEastAsia" w:hint="eastAsia"/>
                <w:b w:val="0"/>
                <w:bCs w:val="0"/>
              </w:rPr>
            </w:pPr>
            <w:r>
              <w:rPr>
                <w:rFonts w:asciiTheme="minorEastAsia" w:hAnsiTheme="minorEastAsia"/>
              </w:rPr>
              <w:t>支撑脚</w:t>
            </w:r>
          </w:p>
        </w:tc>
        <w:tc>
          <w:tcPr>
            <w:tcW w:w="3659" w:type="dxa"/>
            <w:gridSpan w:val="2"/>
          </w:tcPr>
          <w:p w14:paraId="04D2B917" w14:textId="77777777" w:rsidR="00F24C1F" w:rsidRDefault="00F24C1F" w:rsidP="00F24C1F">
            <w:pP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Pr>
                <w:rFonts w:asciiTheme="minorEastAsia" w:hAnsiTheme="minorEastAsia"/>
              </w:rPr>
              <w:t>固定式，配硅胶脚</w:t>
            </w:r>
          </w:p>
        </w:tc>
      </w:tr>
    </w:tbl>
    <w:p w14:paraId="04D2B919" w14:textId="77777777" w:rsidR="00563547" w:rsidRDefault="00563547">
      <w:pPr>
        <w:rPr>
          <w:rFonts w:asciiTheme="minorEastAsia" w:hAnsiTheme="minorEastAsia" w:hint="eastAsia"/>
        </w:rPr>
      </w:pPr>
    </w:p>
    <w:p w14:paraId="04D2B91A" w14:textId="77777777" w:rsidR="00563547" w:rsidRDefault="00184BCF">
      <w:pPr>
        <w:rPr>
          <w:rFonts w:asciiTheme="minorEastAsia" w:hAnsiTheme="minorEastAsia" w:hint="eastAsia"/>
          <w:caps/>
          <w:spacing w:val="15"/>
          <w:sz w:val="21"/>
          <w:szCs w:val="22"/>
        </w:rPr>
      </w:pPr>
      <w:r>
        <w:rPr>
          <w:rFonts w:asciiTheme="minorEastAsia" w:hAnsiTheme="minorEastAsia" w:hint="eastAsia"/>
        </w:rPr>
        <w:br w:type="page"/>
      </w:r>
    </w:p>
    <w:p w14:paraId="04D2B91B" w14:textId="77777777" w:rsidR="00563547" w:rsidRDefault="00184BCF">
      <w:pPr>
        <w:pStyle w:val="1"/>
        <w:rPr>
          <w:rFonts w:asciiTheme="minorEastAsia" w:hAnsiTheme="minorEastAsia" w:hint="eastAsia"/>
          <w:color w:val="auto"/>
        </w:rPr>
      </w:pPr>
      <w:bookmarkStart w:id="749" w:name="_Toc221140289"/>
      <w:r>
        <w:rPr>
          <w:rFonts w:asciiTheme="minorEastAsia" w:hAnsiTheme="minorEastAsia" w:hint="eastAsia"/>
          <w:color w:val="auto"/>
        </w:rPr>
        <w:lastRenderedPageBreak/>
        <w:t>联系我们</w:t>
      </w:r>
      <w:bookmarkEnd w:id="749"/>
    </w:p>
    <w:p w14:paraId="04D2B91C" w14:textId="77777777" w:rsidR="00563547" w:rsidRDefault="00184BCF">
      <w:pPr>
        <w:rPr>
          <w:rFonts w:asciiTheme="minorEastAsia" w:hAnsiTheme="minorEastAsia" w:hint="eastAsia"/>
        </w:rPr>
      </w:pPr>
      <w:r>
        <w:rPr>
          <w:rFonts w:asciiTheme="minorEastAsia" w:hAnsiTheme="minorEastAsia"/>
        </w:rPr>
        <w:t>再次感谢您购买我司的制冰机，祝你使用愉快，在使用的过程中如有任何疑问请及时与我司联系！</w:t>
      </w:r>
    </w:p>
    <w:p w14:paraId="04D2B91D" w14:textId="77777777" w:rsidR="00563547" w:rsidRDefault="00563547">
      <w:pPr>
        <w:rPr>
          <w:rFonts w:asciiTheme="minorEastAsia" w:hAnsiTheme="minorEastAsia" w:hint="eastAsia"/>
        </w:rPr>
      </w:pPr>
    </w:p>
    <w:p w14:paraId="04D2B91E" w14:textId="77777777" w:rsidR="00563547" w:rsidRDefault="00184BCF">
      <w:pPr>
        <w:rPr>
          <w:rFonts w:asciiTheme="minorEastAsia" w:hAnsiTheme="minorEastAsia" w:hint="eastAsia"/>
          <w:color w:val="EE0000"/>
        </w:rPr>
      </w:pPr>
      <w:r>
        <w:rPr>
          <w:rFonts w:asciiTheme="minorEastAsia" w:hAnsiTheme="minorEastAsia"/>
          <w:color w:val="EE0000"/>
        </w:rPr>
        <w:t>（以下请按对应客户选择删减）</w:t>
      </w:r>
    </w:p>
    <w:p w14:paraId="04D2B91F" w14:textId="77777777" w:rsidR="00563547" w:rsidRDefault="00184BCF">
      <w:pPr>
        <w:rPr>
          <w:rFonts w:asciiTheme="minorEastAsia" w:hAnsiTheme="minorEastAsia" w:hint="eastAsia"/>
        </w:rPr>
      </w:pPr>
      <w:bookmarkStart w:id="750" w:name="_Hlk164171353"/>
      <w:bookmarkStart w:id="751" w:name="_Hlk164181675"/>
      <w:bookmarkStart w:id="752" w:name="_Hlk164180523"/>
      <w:r>
        <w:rPr>
          <w:rFonts w:asciiTheme="minorEastAsia" w:hAnsiTheme="minorEastAsia"/>
        </w:rPr>
        <w:t>授权制造商：广州亚俊氏真空科技股份有限公司</w:t>
      </w:r>
    </w:p>
    <w:p w14:paraId="04D2B920" w14:textId="77777777" w:rsidR="00563547" w:rsidRDefault="00184BCF">
      <w:pPr>
        <w:rPr>
          <w:rFonts w:asciiTheme="minorEastAsia" w:hAnsiTheme="minorEastAsia" w:hint="eastAsia"/>
        </w:rPr>
      </w:pPr>
      <w:r>
        <w:rPr>
          <w:rFonts w:asciiTheme="minorEastAsia" w:hAnsiTheme="minorEastAsia"/>
        </w:rPr>
        <w:t>授权制造商地址：广东省广州市番禺区南村镇启业路1号</w:t>
      </w:r>
    </w:p>
    <w:p w14:paraId="04D2B921" w14:textId="06AF21E0" w:rsidR="00563547" w:rsidRDefault="00184BCF">
      <w:pPr>
        <w:rPr>
          <w:rFonts w:asciiTheme="minorEastAsia" w:hAnsiTheme="minorEastAsia" w:hint="eastAsia"/>
        </w:rPr>
      </w:pPr>
      <w:r>
        <w:rPr>
          <w:rFonts w:asciiTheme="minorEastAsia" w:hAnsiTheme="minorEastAsia"/>
        </w:rPr>
        <w:t>授权制造商网址：</w:t>
      </w:r>
      <w:bookmarkEnd w:id="750"/>
      <w:r w:rsidR="00563547">
        <w:rPr>
          <w:rFonts w:asciiTheme="minorEastAsia" w:hAnsiTheme="minorEastAsia"/>
        </w:rPr>
        <w:fldChar w:fldCharType="begin"/>
      </w:r>
      <w:r>
        <w:rPr>
          <w:rFonts w:asciiTheme="minorEastAsia" w:hAnsiTheme="minorEastAsia"/>
        </w:rPr>
        <w:instrText>HYPERLINK "http://www.argiontechnology.com"</w:instrText>
      </w:r>
      <w:r w:rsidR="00563547">
        <w:rPr>
          <w:rFonts w:asciiTheme="minorEastAsia" w:hAnsiTheme="minorEastAsia"/>
        </w:rPr>
      </w:r>
      <w:r w:rsidR="00563547">
        <w:rPr>
          <w:rFonts w:asciiTheme="minorEastAsia" w:hAnsiTheme="minorEastAsia"/>
        </w:rPr>
        <w:fldChar w:fldCharType="separate"/>
      </w:r>
      <w:r>
        <w:rPr>
          <w:rStyle w:val="af7"/>
          <w:rFonts w:asciiTheme="minorEastAsia" w:hAnsiTheme="minorEastAsia"/>
          <w:color w:val="auto"/>
          <w:u w:val="none"/>
        </w:rPr>
        <w:t>www.argiontechnology.com</w:t>
      </w:r>
      <w:r w:rsidR="00563547">
        <w:rPr>
          <w:rFonts w:asciiTheme="minorEastAsia" w:hAnsiTheme="minorEastAsia"/>
        </w:rPr>
        <w:fldChar w:fldCharType="end"/>
      </w:r>
    </w:p>
    <w:bookmarkEnd w:id="751"/>
    <w:p w14:paraId="04D2B922" w14:textId="77777777" w:rsidR="00563547" w:rsidRDefault="00563547">
      <w:pPr>
        <w:rPr>
          <w:rFonts w:asciiTheme="minorEastAsia" w:hAnsiTheme="minorEastAsia" w:hint="eastAsia"/>
        </w:rPr>
      </w:pPr>
    </w:p>
    <w:bookmarkEnd w:id="752"/>
    <w:p w14:paraId="04D2B923" w14:textId="77777777" w:rsidR="00563547" w:rsidRDefault="00184BCF">
      <w:pPr>
        <w:rPr>
          <w:rFonts w:asciiTheme="minorEastAsia" w:hAnsiTheme="minorEastAsia" w:hint="eastAsia"/>
        </w:rPr>
      </w:pPr>
      <w:r>
        <w:rPr>
          <w:rFonts w:asciiTheme="minorEastAsia" w:hAnsiTheme="minorEastAsia"/>
        </w:rPr>
        <w:t>品牌商：WEVAC TECHNOLOGY CO., LIMITED</w:t>
      </w:r>
    </w:p>
    <w:p w14:paraId="04D2B924" w14:textId="77777777" w:rsidR="00563547" w:rsidRDefault="00184BCF">
      <w:pPr>
        <w:rPr>
          <w:rFonts w:asciiTheme="minorEastAsia" w:hAnsiTheme="minorEastAsia" w:hint="eastAsia"/>
        </w:rPr>
      </w:pPr>
      <w:r>
        <w:rPr>
          <w:rFonts w:asciiTheme="minorEastAsia" w:hAnsiTheme="minorEastAsia"/>
        </w:rPr>
        <w:t>品牌商地址：FLAT/RM 404A BEVERLEY COMMERCIAL CENTRE 87-105 CHATHAM ROAD SOUTH TSIM SHA TSUI KL HONG KONG</w:t>
      </w:r>
    </w:p>
    <w:p w14:paraId="04D2B925" w14:textId="77777777" w:rsidR="00563547" w:rsidRDefault="00184BCF">
      <w:pPr>
        <w:rPr>
          <w:rFonts w:asciiTheme="minorEastAsia" w:hAnsiTheme="minorEastAsia" w:hint="eastAsia"/>
        </w:rPr>
      </w:pPr>
      <w:r>
        <w:rPr>
          <w:rFonts w:asciiTheme="minorEastAsia" w:hAnsiTheme="minorEastAsia"/>
        </w:rPr>
        <w:t>品牌商网址：www.wevactech.com</w:t>
      </w:r>
    </w:p>
    <w:p w14:paraId="04D2B926" w14:textId="77777777" w:rsidR="00563547" w:rsidRDefault="00563547">
      <w:pPr>
        <w:rPr>
          <w:rFonts w:asciiTheme="minorEastAsia" w:hAnsiTheme="minorEastAsia" w:hint="eastAsia"/>
        </w:rPr>
      </w:pPr>
    </w:p>
    <w:p w14:paraId="04D2B927" w14:textId="77777777" w:rsidR="00563547" w:rsidRDefault="00184BCF">
      <w:pPr>
        <w:rPr>
          <w:rFonts w:asciiTheme="minorEastAsia" w:hAnsiTheme="minorEastAsia" w:hint="eastAsia"/>
        </w:rPr>
      </w:pPr>
      <w:r>
        <w:rPr>
          <w:rFonts w:asciiTheme="minorEastAsia" w:hAnsiTheme="minorEastAsia"/>
        </w:rPr>
        <w:t>品牌商：Precision Appliance Technology, Inc.</w:t>
      </w:r>
    </w:p>
    <w:p w14:paraId="04D2B928" w14:textId="77777777" w:rsidR="00563547" w:rsidRDefault="00184BCF">
      <w:pPr>
        <w:rPr>
          <w:rFonts w:asciiTheme="minorEastAsia" w:hAnsiTheme="minorEastAsia" w:hint="eastAsia"/>
        </w:rPr>
      </w:pPr>
      <w:r>
        <w:rPr>
          <w:rFonts w:asciiTheme="minorEastAsia" w:hAnsiTheme="minorEastAsia"/>
        </w:rPr>
        <w:t>品牌商地址：3120 139th Ave SE Suite 500 Bellevue, WA 98005</w:t>
      </w:r>
    </w:p>
    <w:p w14:paraId="04D2B929" w14:textId="77777777" w:rsidR="00563547" w:rsidRDefault="00184BCF">
      <w:pPr>
        <w:rPr>
          <w:rFonts w:asciiTheme="minorEastAsia" w:hAnsiTheme="minorEastAsia" w:hint="eastAsia"/>
        </w:rPr>
      </w:pPr>
      <w:r>
        <w:rPr>
          <w:rFonts w:asciiTheme="minorEastAsia" w:hAnsiTheme="minorEastAsia"/>
        </w:rPr>
        <w:t>品牌商网址：www.vestaprecision.com</w:t>
      </w:r>
    </w:p>
    <w:p w14:paraId="04D2B92A" w14:textId="77777777" w:rsidR="00563547" w:rsidRDefault="00563547">
      <w:pPr>
        <w:rPr>
          <w:rFonts w:asciiTheme="minorEastAsia" w:hAnsiTheme="minorEastAsia" w:hint="eastAsia"/>
        </w:rPr>
      </w:pPr>
    </w:p>
    <w:p w14:paraId="04D2B92B" w14:textId="77777777" w:rsidR="00563547" w:rsidRDefault="00184BCF">
      <w:pPr>
        <w:rPr>
          <w:rFonts w:asciiTheme="minorEastAsia" w:hAnsiTheme="minorEastAsia" w:hint="eastAsia"/>
        </w:rPr>
      </w:pPr>
      <w:r>
        <w:rPr>
          <w:rFonts w:asciiTheme="minorEastAsia" w:hAnsiTheme="minorEastAsia"/>
        </w:rPr>
        <w:t>品牌商：ADVANCED CUISINE TECHNOLOGY PTE.</w:t>
      </w:r>
      <w:r>
        <w:rPr>
          <w:rFonts w:asciiTheme="minorEastAsia" w:hAnsiTheme="minorEastAsia" w:hint="eastAsia"/>
        </w:rPr>
        <w:t xml:space="preserve"> </w:t>
      </w:r>
      <w:r>
        <w:rPr>
          <w:rFonts w:asciiTheme="minorEastAsia" w:hAnsiTheme="minorEastAsia"/>
        </w:rPr>
        <w:t>LTD.</w:t>
      </w:r>
    </w:p>
    <w:p w14:paraId="04D2B92C" w14:textId="77777777" w:rsidR="00563547" w:rsidRDefault="00184BCF">
      <w:pPr>
        <w:rPr>
          <w:rFonts w:asciiTheme="minorEastAsia" w:hAnsiTheme="minorEastAsia" w:hint="eastAsia"/>
        </w:rPr>
      </w:pPr>
      <w:r>
        <w:rPr>
          <w:rFonts w:asciiTheme="minorEastAsia" w:hAnsiTheme="minorEastAsia"/>
        </w:rPr>
        <w:t>品牌商地址：60 Paya Lebar Road, #11-19 Paya Lebar Square, Singapore 409051</w:t>
      </w:r>
    </w:p>
    <w:p w14:paraId="04D2B92D" w14:textId="77777777" w:rsidR="00563547" w:rsidRDefault="00184BCF">
      <w:pPr>
        <w:rPr>
          <w:rFonts w:asciiTheme="minorEastAsia" w:hAnsiTheme="minorEastAsia" w:hint="eastAsia"/>
        </w:rPr>
      </w:pPr>
      <w:r>
        <w:rPr>
          <w:rFonts w:asciiTheme="minorEastAsia" w:hAnsiTheme="minorEastAsia"/>
        </w:rPr>
        <w:t>品牌商网址：www.thespacetec.com</w:t>
      </w:r>
      <w:r>
        <w:rPr>
          <w:rFonts w:asciiTheme="minorEastAsia" w:hAnsiTheme="minorEastAsia"/>
        </w:rPr>
        <w:br w:type="page"/>
      </w:r>
    </w:p>
    <w:p w14:paraId="04D2B92E" w14:textId="77777777" w:rsidR="00563547" w:rsidRDefault="00184BCF">
      <w:pPr>
        <w:pStyle w:val="1"/>
        <w:rPr>
          <w:rFonts w:asciiTheme="minorEastAsia" w:hAnsiTheme="minorEastAsia" w:hint="eastAsia"/>
          <w:color w:val="auto"/>
        </w:rPr>
      </w:pPr>
      <w:bookmarkStart w:id="753" w:name="_Toc221140290"/>
      <w:r>
        <w:rPr>
          <w:rFonts w:asciiTheme="minorEastAsia" w:hAnsiTheme="minorEastAsia" w:hint="cs"/>
          <w:color w:val="auto"/>
        </w:rPr>
        <w:lastRenderedPageBreak/>
        <w:t>保修信息</w:t>
      </w:r>
      <w:bookmarkEnd w:id="753"/>
    </w:p>
    <w:p w14:paraId="04D2B92F" w14:textId="77777777" w:rsidR="00563547" w:rsidRDefault="00184BCF">
      <w:pPr>
        <w:rPr>
          <w:rFonts w:asciiTheme="minorEastAsia" w:hAnsiTheme="minorEastAsia" w:hint="eastAsia"/>
        </w:rPr>
      </w:pPr>
      <w:r>
        <w:rPr>
          <w:rFonts w:asciiTheme="minorEastAsia" w:hAnsiTheme="minorEastAsia"/>
        </w:rPr>
        <w:t>我们的产品提供 2 年有限保修。自原始购买日期起 2 年内可享受保修更换服务。要获得保修更换资格，您必须在过去 2 年内购买过产品。</w:t>
      </w:r>
    </w:p>
    <w:p w14:paraId="04D2B930" w14:textId="77777777" w:rsidR="00563547" w:rsidRDefault="00563547">
      <w:pPr>
        <w:rPr>
          <w:rFonts w:asciiTheme="minorEastAsia" w:hAnsiTheme="minorEastAsia" w:hint="eastAsia"/>
        </w:rPr>
      </w:pPr>
    </w:p>
    <w:p w14:paraId="04D2B931" w14:textId="77777777" w:rsidR="00563547" w:rsidRDefault="00184BCF">
      <w:pPr>
        <w:rPr>
          <w:rFonts w:asciiTheme="minorEastAsia" w:hAnsiTheme="minorEastAsia" w:hint="eastAsia"/>
        </w:rPr>
      </w:pPr>
      <w:r>
        <w:rPr>
          <w:rFonts w:asciiTheme="minorEastAsia" w:hAnsiTheme="minorEastAsia"/>
        </w:rPr>
        <w:t>有原始订单号或购买时使用的电子邮件。如果通过经销商、零售合作伙伴或其他网站购买，您必须提供原始收据的副本。</w:t>
      </w:r>
    </w:p>
    <w:p w14:paraId="04D2B932" w14:textId="77777777" w:rsidR="00563547" w:rsidRDefault="00563547">
      <w:pPr>
        <w:rPr>
          <w:rFonts w:asciiTheme="minorEastAsia" w:hAnsiTheme="minorEastAsia" w:hint="eastAsia"/>
        </w:rPr>
      </w:pPr>
    </w:p>
    <w:p w14:paraId="04D2B933" w14:textId="77777777" w:rsidR="00563547" w:rsidRDefault="00184BCF">
      <w:pPr>
        <w:rPr>
          <w:rFonts w:asciiTheme="minorEastAsia" w:hAnsiTheme="minorEastAsia" w:hint="eastAsia"/>
        </w:rPr>
      </w:pPr>
      <w:r>
        <w:rPr>
          <w:rFonts w:asciiTheme="minorEastAsia" w:hAnsiTheme="minorEastAsia"/>
        </w:rPr>
        <w:t>** 向我们发送电子邮件申请保修服务：（请按需填写客服邮箱地址）                  **</w:t>
      </w:r>
    </w:p>
    <w:p w14:paraId="04D2B934" w14:textId="77777777" w:rsidR="00563547" w:rsidRDefault="00563547">
      <w:pPr>
        <w:rPr>
          <w:rFonts w:asciiTheme="minorEastAsia" w:hAnsiTheme="minorEastAsia" w:hint="eastAsia"/>
        </w:rPr>
      </w:pPr>
    </w:p>
    <w:p w14:paraId="04D2B935" w14:textId="77777777" w:rsidR="00563547" w:rsidRDefault="00184BCF">
      <w:pPr>
        <w:rPr>
          <w:rFonts w:asciiTheme="minorEastAsia" w:hAnsiTheme="minorEastAsia" w:hint="eastAsia"/>
        </w:rPr>
      </w:pPr>
      <w:r>
        <w:rPr>
          <w:rFonts w:asciiTheme="minorEastAsia" w:hAnsiTheme="minorEastAsia"/>
          <w:noProof/>
        </w:rPr>
        <w:drawing>
          <wp:inline distT="0" distB="0" distL="0" distR="0" wp14:anchorId="04D2B964" wp14:editId="04D2B965">
            <wp:extent cx="4247515" cy="196215"/>
            <wp:effectExtent l="0" t="0" r="635" b="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pic:cNvPicPr>
                      <a:picLocks noChangeAspect="1"/>
                    </pic:cNvPicPr>
                  </pic:nvPicPr>
                  <pic:blipFill>
                    <a:blip r:embed="rId45" cstate="print"/>
                    <a:stretch>
                      <a:fillRect/>
                    </a:stretch>
                  </pic:blipFill>
                  <pic:spPr>
                    <a:xfrm>
                      <a:off x="0" y="0"/>
                      <a:ext cx="4247515" cy="196215"/>
                    </a:xfrm>
                    <a:prstGeom prst="rect">
                      <a:avLst/>
                    </a:prstGeom>
                  </pic:spPr>
                </pic:pic>
              </a:graphicData>
            </a:graphic>
          </wp:inline>
        </w:drawing>
      </w:r>
    </w:p>
    <w:p w14:paraId="04D2B936" w14:textId="77777777" w:rsidR="00563547" w:rsidRDefault="00563547">
      <w:pPr>
        <w:rPr>
          <w:rFonts w:asciiTheme="minorEastAsia" w:hAnsiTheme="minorEastAsia" w:hint="eastAsia"/>
        </w:rPr>
      </w:pPr>
    </w:p>
    <w:p w14:paraId="04D2B937" w14:textId="77777777" w:rsidR="00563547" w:rsidRDefault="00184BCF">
      <w:pPr>
        <w:pStyle w:val="1"/>
        <w:rPr>
          <w:rFonts w:asciiTheme="minorEastAsia" w:hAnsiTheme="minorEastAsia" w:hint="eastAsia"/>
          <w:color w:val="auto"/>
        </w:rPr>
      </w:pPr>
      <w:bookmarkStart w:id="754" w:name="_Toc221140291"/>
      <w:r>
        <w:rPr>
          <w:rFonts w:asciiTheme="minorEastAsia" w:hAnsiTheme="minorEastAsia" w:hint="cs"/>
          <w:color w:val="auto"/>
        </w:rPr>
        <w:t>保修卡</w:t>
      </w:r>
      <w:bookmarkEnd w:id="754"/>
    </w:p>
    <w:p w14:paraId="04D2B938" w14:textId="77777777" w:rsidR="00563547" w:rsidRDefault="00184BCF">
      <w:pPr>
        <w:rPr>
          <w:rFonts w:asciiTheme="minorEastAsia" w:hAnsiTheme="minorEastAsia" w:hint="eastAsia"/>
        </w:rPr>
      </w:pPr>
      <w:r>
        <w:rPr>
          <w:rFonts w:asciiTheme="minorEastAsia" w:hAnsiTheme="minorEastAsia"/>
        </w:rPr>
        <w:t>** 向我们发送电子邮件以申请保修服务：  （请按需填写客服邮箱地址）   **</w:t>
      </w:r>
    </w:p>
    <w:p w14:paraId="04D2B939" w14:textId="77777777" w:rsidR="00563547" w:rsidRDefault="00184BCF">
      <w:pPr>
        <w:rPr>
          <w:rFonts w:asciiTheme="minorEastAsia" w:hAnsiTheme="minorEastAsia" w:hint="eastAsia"/>
        </w:rPr>
      </w:pPr>
      <w:r>
        <w:rPr>
          <w:rFonts w:asciiTheme="minorEastAsia" w:hAnsiTheme="minorEastAsia"/>
        </w:rPr>
        <w:t>客户名称</w:t>
      </w:r>
      <w:r>
        <w:rPr>
          <w:rFonts w:asciiTheme="minorEastAsia" w:hAnsiTheme="minorEastAsia" w:hint="eastAsia"/>
        </w:rPr>
        <w:t>：</w:t>
      </w:r>
      <w:r>
        <w:rPr>
          <w:rFonts w:asciiTheme="minorEastAsia" w:hAnsiTheme="minorEastAsia"/>
        </w:rPr>
        <w:t xml:space="preserve">                                                               </w:t>
      </w:r>
    </w:p>
    <w:p w14:paraId="04D2B93A" w14:textId="77777777" w:rsidR="00563547" w:rsidRDefault="00184BCF">
      <w:pPr>
        <w:rPr>
          <w:rFonts w:asciiTheme="minorEastAsia" w:hAnsiTheme="minorEastAsia" w:hint="eastAsia"/>
        </w:rPr>
      </w:pPr>
      <w:r>
        <w:rPr>
          <w:rFonts w:asciiTheme="minorEastAsia" w:hAnsiTheme="minorEastAsia"/>
        </w:rPr>
        <w:t>地址</w:t>
      </w:r>
      <w:r>
        <w:rPr>
          <w:rFonts w:asciiTheme="minorEastAsia" w:hAnsiTheme="minorEastAsia" w:hint="eastAsia"/>
        </w:rPr>
        <w:t>：</w:t>
      </w:r>
      <w:r>
        <w:rPr>
          <w:rFonts w:asciiTheme="minorEastAsia" w:hAnsiTheme="minorEastAsia"/>
        </w:rPr>
        <w:t xml:space="preserve">                                                                    </w:t>
      </w:r>
    </w:p>
    <w:p w14:paraId="04D2B93B" w14:textId="77777777" w:rsidR="00563547" w:rsidRDefault="00184BCF">
      <w:pPr>
        <w:rPr>
          <w:rFonts w:asciiTheme="minorEastAsia" w:hAnsiTheme="minorEastAsia" w:hint="eastAsia"/>
        </w:rPr>
      </w:pPr>
      <w:r>
        <w:rPr>
          <w:rFonts w:asciiTheme="minorEastAsia" w:hAnsiTheme="minorEastAsia"/>
        </w:rPr>
        <w:t>城市/州/邮政编码</w:t>
      </w:r>
      <w:r>
        <w:rPr>
          <w:rFonts w:asciiTheme="minorEastAsia" w:hAnsiTheme="minorEastAsia" w:hint="eastAsia"/>
        </w:rPr>
        <w:t>：</w:t>
      </w:r>
      <w:r>
        <w:rPr>
          <w:rFonts w:asciiTheme="minorEastAsia" w:hAnsiTheme="minorEastAsia"/>
        </w:rPr>
        <w:t xml:space="preserve">                                                        </w:t>
      </w:r>
    </w:p>
    <w:p w14:paraId="04D2B93C" w14:textId="77777777" w:rsidR="00563547" w:rsidRDefault="00184BCF">
      <w:pPr>
        <w:rPr>
          <w:rFonts w:asciiTheme="minorEastAsia" w:hAnsiTheme="minorEastAsia" w:hint="eastAsia"/>
        </w:rPr>
      </w:pPr>
      <w:r>
        <w:rPr>
          <w:rFonts w:asciiTheme="minorEastAsia" w:hAnsiTheme="minorEastAsia"/>
        </w:rPr>
        <w:t>电话号码</w:t>
      </w:r>
      <w:r>
        <w:rPr>
          <w:rFonts w:asciiTheme="minorEastAsia" w:hAnsiTheme="minorEastAsia" w:hint="eastAsia"/>
        </w:rPr>
        <w:t>：</w:t>
      </w:r>
      <w:r>
        <w:rPr>
          <w:rFonts w:asciiTheme="minorEastAsia" w:hAnsiTheme="minorEastAsia"/>
        </w:rPr>
        <w:t xml:space="preserve">                                                                </w:t>
      </w:r>
    </w:p>
    <w:p w14:paraId="04D2B93D" w14:textId="77777777" w:rsidR="00563547" w:rsidRDefault="00184BCF">
      <w:pPr>
        <w:rPr>
          <w:rFonts w:asciiTheme="minorEastAsia" w:hAnsiTheme="minorEastAsia" w:hint="eastAsia"/>
        </w:rPr>
      </w:pPr>
      <w:r>
        <w:rPr>
          <w:rFonts w:asciiTheme="minorEastAsia" w:hAnsiTheme="minorEastAsia"/>
        </w:rPr>
        <w:t>电子邮件地址</w:t>
      </w:r>
      <w:r>
        <w:rPr>
          <w:rFonts w:asciiTheme="minorEastAsia" w:hAnsiTheme="minorEastAsia" w:hint="eastAsia"/>
        </w:rPr>
        <w:t>：</w:t>
      </w:r>
      <w:r>
        <w:rPr>
          <w:rFonts w:asciiTheme="minorEastAsia" w:hAnsiTheme="minorEastAsia"/>
        </w:rPr>
        <w:t xml:space="preserve">                                                            </w:t>
      </w:r>
    </w:p>
    <w:p w14:paraId="04D2B93E" w14:textId="77777777" w:rsidR="00563547" w:rsidRDefault="00184BCF">
      <w:pPr>
        <w:rPr>
          <w:rFonts w:asciiTheme="minorEastAsia" w:hAnsiTheme="minorEastAsia" w:hint="eastAsia"/>
        </w:rPr>
      </w:pPr>
      <w:r>
        <w:rPr>
          <w:rFonts w:asciiTheme="minorEastAsia" w:hAnsiTheme="minorEastAsia"/>
        </w:rPr>
        <w:t>原始购买日期</w:t>
      </w:r>
      <w:r>
        <w:rPr>
          <w:rFonts w:asciiTheme="minorEastAsia" w:hAnsiTheme="minorEastAsia" w:hint="eastAsia"/>
        </w:rPr>
        <w:t>：</w:t>
      </w:r>
      <w:r>
        <w:rPr>
          <w:rFonts w:asciiTheme="minorEastAsia" w:hAnsiTheme="minorEastAsia"/>
        </w:rPr>
        <w:t xml:space="preserve">                                                            </w:t>
      </w:r>
    </w:p>
    <w:p w14:paraId="04D2B93F" w14:textId="77777777" w:rsidR="00563547" w:rsidRDefault="00184BCF">
      <w:pPr>
        <w:rPr>
          <w:rFonts w:asciiTheme="minorEastAsia" w:hAnsiTheme="minorEastAsia" w:hint="eastAsia"/>
        </w:rPr>
      </w:pPr>
      <w:r>
        <w:rPr>
          <w:rFonts w:asciiTheme="minorEastAsia" w:hAnsiTheme="minorEastAsia"/>
        </w:rPr>
        <w:t>产品型号</w:t>
      </w:r>
      <w:r>
        <w:rPr>
          <w:rFonts w:asciiTheme="minorEastAsia" w:hAnsiTheme="minorEastAsia" w:hint="eastAsia"/>
        </w:rPr>
        <w:t>：</w:t>
      </w:r>
      <w:r>
        <w:rPr>
          <w:rFonts w:asciiTheme="minorEastAsia" w:hAnsiTheme="minorEastAsia"/>
        </w:rPr>
        <w:t xml:space="preserve">                                                                </w:t>
      </w:r>
    </w:p>
    <w:p w14:paraId="04D2B940" w14:textId="77777777" w:rsidR="00563547" w:rsidRDefault="00184BCF">
      <w:pPr>
        <w:rPr>
          <w:rFonts w:asciiTheme="minorEastAsia" w:hAnsiTheme="minorEastAsia" w:hint="eastAsia"/>
        </w:rPr>
      </w:pPr>
      <w:r>
        <w:rPr>
          <w:rFonts w:asciiTheme="minorEastAsia" w:hAnsiTheme="minorEastAsia"/>
        </w:rPr>
        <w:t>序列号（如适用）</w:t>
      </w:r>
      <w:r>
        <w:rPr>
          <w:rFonts w:asciiTheme="minorEastAsia" w:hAnsiTheme="minorEastAsia" w:hint="eastAsia"/>
        </w:rPr>
        <w:t>：</w:t>
      </w:r>
      <w:r>
        <w:rPr>
          <w:rFonts w:asciiTheme="minorEastAsia" w:hAnsiTheme="minorEastAsia"/>
        </w:rPr>
        <w:t xml:space="preserve">                                                        </w:t>
      </w:r>
    </w:p>
    <w:p w14:paraId="04D2B941" w14:textId="77777777" w:rsidR="00563547" w:rsidRDefault="00184BCF">
      <w:pPr>
        <w:rPr>
          <w:rFonts w:asciiTheme="minorEastAsia" w:hAnsiTheme="minorEastAsia" w:hint="eastAsia"/>
        </w:rPr>
      </w:pPr>
      <w:r>
        <w:rPr>
          <w:rFonts w:asciiTheme="minorEastAsia" w:hAnsiTheme="minorEastAsia"/>
        </w:rPr>
        <w:t xml:space="preserve">商户名称 </w:t>
      </w:r>
      <w:r>
        <w:rPr>
          <w:rFonts w:asciiTheme="minorEastAsia" w:hAnsiTheme="minorEastAsia" w:hint="eastAsia"/>
        </w:rPr>
        <w:t>：</w:t>
      </w:r>
      <w:r>
        <w:rPr>
          <w:rFonts w:asciiTheme="minorEastAsia" w:hAnsiTheme="minorEastAsia"/>
        </w:rPr>
        <w:t xml:space="preserve">                                                               </w:t>
      </w:r>
    </w:p>
    <w:sectPr w:rsidR="00563547" w:rsidSect="00563547">
      <w:headerReference w:type="even" r:id="rId46"/>
      <w:footerReference w:type="default" r:id="rId47"/>
      <w:pgSz w:w="8391" w:h="11907"/>
      <w:pgMar w:top="567" w:right="851" w:bottom="709" w:left="851" w:header="568" w:footer="83"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7" w:author="tongh" w:date="2026-02-04T17:07:00Z" w:initials="">
    <w:p w14:paraId="04D2B966" w14:textId="77777777" w:rsidR="00184BCF" w:rsidRDefault="00FF2A2D">
      <w:pPr>
        <w:pStyle w:val="a4"/>
        <w:rPr>
          <w:rFonts w:hint="eastAsia"/>
        </w:rPr>
      </w:pPr>
      <w:r>
        <w:rPr>
          <w:rStyle w:val="af8"/>
          <w:rFonts w:hint="eastAsia"/>
        </w:rPr>
        <w:annotationRef/>
      </w:r>
      <w:r w:rsidR="00184BCF">
        <w:rPr>
          <w:rFonts w:hint="eastAsia"/>
        </w:rPr>
        <w:t>请参照</w:t>
      </w:r>
      <w:r w:rsidR="00184BCF">
        <w:rPr>
          <w:rFonts w:hint="eastAsia"/>
        </w:rPr>
        <w:t>V23</w:t>
      </w:r>
      <w:r w:rsidR="00184BCF">
        <w:rPr>
          <w:rFonts w:hint="eastAsia"/>
        </w:rPr>
        <w:t>版本进行调整</w:t>
      </w:r>
    </w:p>
  </w:comment>
  <w:comment w:id="261" w:author="tongh" w:date="2026-02-04T17:08:00Z" w:initials="">
    <w:p w14:paraId="04D2B967" w14:textId="77777777" w:rsidR="00184BCF" w:rsidRDefault="00FF2A2D">
      <w:pPr>
        <w:pStyle w:val="a4"/>
        <w:rPr>
          <w:rFonts w:hint="eastAsia"/>
        </w:rPr>
      </w:pPr>
      <w:r>
        <w:rPr>
          <w:rStyle w:val="af8"/>
          <w:rFonts w:hint="eastAsia"/>
        </w:rPr>
        <w:annotationRef/>
      </w:r>
      <w:r w:rsidR="00184BCF">
        <w:rPr>
          <w:rFonts w:hint="eastAsia"/>
        </w:rPr>
        <w:t>感觉过于严苛。是否有充分的依据？若没有，建议删除，或者参照竞品的类似表述修改</w:t>
      </w:r>
    </w:p>
  </w:comment>
  <w:comment w:id="387" w:author="tongh" w:date="2026-02-04T17:35:00Z" w:initials="">
    <w:p w14:paraId="04D2B968" w14:textId="77777777" w:rsidR="00184BCF" w:rsidRDefault="00FF2A2D">
      <w:pPr>
        <w:pStyle w:val="a4"/>
        <w:rPr>
          <w:rFonts w:hint="eastAsia"/>
        </w:rPr>
      </w:pPr>
      <w:r>
        <w:rPr>
          <w:rStyle w:val="af8"/>
          <w:rFonts w:hint="eastAsia"/>
        </w:rPr>
        <w:annotationRef/>
      </w:r>
      <w:r w:rsidR="00184BCF">
        <w:rPr>
          <w:rFonts w:hint="eastAsia"/>
        </w:rPr>
        <w:t>该章节所有设备都应替换为产品，保持与其他章节表述一致</w:t>
      </w:r>
    </w:p>
  </w:comment>
  <w:comment w:id="392" w:author="tongh" w:date="2026-02-04T17:23:00Z" w:initials="">
    <w:p w14:paraId="04D2B969" w14:textId="77777777" w:rsidR="00184BCF" w:rsidRDefault="00FF2A2D">
      <w:pPr>
        <w:pStyle w:val="a4"/>
        <w:rPr>
          <w:rFonts w:hint="eastAsia"/>
        </w:rPr>
      </w:pPr>
      <w:r>
        <w:rPr>
          <w:rStyle w:val="af8"/>
          <w:rFonts w:hint="eastAsia"/>
        </w:rPr>
        <w:annotationRef/>
      </w:r>
      <w:r w:rsidR="00184BCF">
        <w:rPr>
          <w:rFonts w:hint="eastAsia"/>
        </w:rPr>
        <w:t>Cole</w:t>
      </w:r>
      <w:r w:rsidR="00184BCF">
        <w:rPr>
          <w:rFonts w:hint="eastAsia"/>
        </w:rPr>
        <w:t>近期在执行各种水源的制冰测试，请联系他确认数据是否需要更新</w:t>
      </w:r>
    </w:p>
  </w:comment>
  <w:comment w:id="401" w:author="tongh" w:date="2026-02-04T17:25:00Z" w:initials="">
    <w:p w14:paraId="04D2B96A" w14:textId="77777777" w:rsidR="00184BCF" w:rsidRDefault="00FF2A2D">
      <w:pPr>
        <w:pStyle w:val="a4"/>
        <w:rPr>
          <w:rFonts w:hint="eastAsia"/>
        </w:rPr>
      </w:pPr>
      <w:r>
        <w:rPr>
          <w:rStyle w:val="af8"/>
          <w:rFonts w:hint="eastAsia"/>
        </w:rPr>
        <w:annotationRef/>
      </w:r>
      <w:r w:rsidR="00184BCF">
        <w:rPr>
          <w:rFonts w:hint="eastAsia"/>
        </w:rPr>
        <w:t>苏打水无色无味，但制冰不透。看如何表述更为准确</w:t>
      </w:r>
    </w:p>
  </w:comment>
  <w:comment w:id="402" w:author="Aiden D" w:date="2026-02-04T23:20:00Z" w:initials="AD">
    <w:p w14:paraId="14E83363" w14:textId="77777777" w:rsidR="00645452" w:rsidRDefault="00645452" w:rsidP="00645452">
      <w:pPr>
        <w:pStyle w:val="a4"/>
        <w:rPr>
          <w:rFonts w:hint="eastAsia"/>
        </w:rPr>
      </w:pPr>
      <w:r>
        <w:rPr>
          <w:rStyle w:val="af8"/>
          <w:rFonts w:hint="eastAsia"/>
        </w:rPr>
        <w:annotationRef/>
      </w:r>
      <w:r>
        <w:rPr>
          <w:rFonts w:hint="eastAsia"/>
        </w:rPr>
        <w:t>AI</w:t>
      </w:r>
      <w:r>
        <w:rPr>
          <w:rFonts w:hint="eastAsia"/>
        </w:rPr>
        <w:t>答复，无气无味的苏打水，经过充气后脱气，水内会保留较高的动态气体或者过饱和气体，同时会人工添加矿物质导致水中固体含量较高，都会影响冰的透明的。</w:t>
      </w:r>
    </w:p>
  </w:comment>
  <w:comment w:id="495" w:author="tongh" w:date="2026-02-04T17:33:00Z" w:initials="">
    <w:p w14:paraId="04D2B96B" w14:textId="77777777" w:rsidR="00184BCF" w:rsidRDefault="00FF2A2D">
      <w:pPr>
        <w:pStyle w:val="a4"/>
        <w:rPr>
          <w:rFonts w:hint="eastAsia"/>
        </w:rPr>
      </w:pPr>
      <w:r>
        <w:rPr>
          <w:rStyle w:val="af8"/>
          <w:rFonts w:hint="eastAsia"/>
        </w:rPr>
        <w:annotationRef/>
      </w:r>
      <w:r w:rsidR="00184BCF">
        <w:rPr>
          <w:rFonts w:hint="eastAsia"/>
        </w:rPr>
        <w:t xml:space="preserve"> Gently press the tank down until it hits the bottom.</w:t>
      </w:r>
    </w:p>
    <w:p w14:paraId="04D2B96C" w14:textId="77777777" w:rsidR="00184BCF" w:rsidRDefault="00184BCF">
      <w:pPr>
        <w:pStyle w:val="a4"/>
        <w:rPr>
          <w:rFonts w:hint="eastAsia"/>
        </w:rPr>
      </w:pPr>
      <w:r>
        <w:rPr>
          <w:rFonts w:hint="eastAsia"/>
        </w:rPr>
        <w:t>The unit will NOT produce ice if the tank is loose.</w:t>
      </w:r>
    </w:p>
  </w:comment>
  <w:comment w:id="512" w:author="tongh" w:date="2026-02-04T17:43:00Z" w:initials="">
    <w:p w14:paraId="04D2B96D" w14:textId="77777777" w:rsidR="00184BCF" w:rsidRDefault="00FF2A2D">
      <w:pPr>
        <w:pStyle w:val="a4"/>
        <w:rPr>
          <w:rFonts w:hint="eastAsia"/>
        </w:rPr>
      </w:pPr>
      <w:r>
        <w:rPr>
          <w:rStyle w:val="af8"/>
          <w:rFonts w:hint="eastAsia"/>
        </w:rPr>
        <w:annotationRef/>
      </w:r>
      <w:r w:rsidR="00184BCF">
        <w:rPr>
          <w:rFonts w:hint="eastAsia"/>
        </w:rPr>
        <w:t>本章节的“设备”也请修改为“产品”</w:t>
      </w:r>
    </w:p>
  </w:comment>
  <w:comment w:id="552" w:author="tongh" w:date="2026-02-04T17:44:00Z" w:initials="">
    <w:p w14:paraId="04D2B96E" w14:textId="77777777" w:rsidR="00184BCF" w:rsidRDefault="00FF2A2D">
      <w:pPr>
        <w:pStyle w:val="a4"/>
        <w:rPr>
          <w:rFonts w:hint="eastAsia"/>
        </w:rPr>
      </w:pPr>
      <w:r>
        <w:rPr>
          <w:rStyle w:val="af8"/>
          <w:rFonts w:hint="eastAsia"/>
        </w:rPr>
        <w:annotationRef/>
      </w:r>
      <w:r w:rsidR="00184BCF">
        <w:rPr>
          <w:rFonts w:hint="eastAsia"/>
        </w:rPr>
        <w:t>建议与第</w:t>
      </w:r>
      <w:r w:rsidR="00184BCF">
        <w:rPr>
          <w:rFonts w:hint="eastAsia"/>
        </w:rPr>
        <w:t>3</w:t>
      </w:r>
      <w:r w:rsidR="00184BCF">
        <w:rPr>
          <w:rFonts w:hint="eastAsia"/>
        </w:rPr>
        <w:t>页“包装运输”的表述保持一致</w:t>
      </w:r>
    </w:p>
  </w:comment>
  <w:comment w:id="589" w:author="tongh" w:date="2026-02-04T17:49:00Z" w:initials="">
    <w:p w14:paraId="04D2B96F" w14:textId="77777777" w:rsidR="00184BCF" w:rsidRDefault="00FF2A2D">
      <w:pPr>
        <w:pStyle w:val="a4"/>
        <w:rPr>
          <w:rFonts w:hint="eastAsia"/>
        </w:rPr>
      </w:pPr>
      <w:r>
        <w:rPr>
          <w:rStyle w:val="af8"/>
          <w:rFonts w:hint="eastAsia"/>
        </w:rPr>
        <w:annotationRef/>
      </w:r>
      <w:r w:rsidR="00184BCF">
        <w:rPr>
          <w:rFonts w:hint="eastAsia"/>
        </w:rPr>
        <w:t>美标排前</w:t>
      </w:r>
    </w:p>
  </w:comment>
  <w:comment w:id="623" w:author="tongh" w:date="2026-02-04T17:57:00Z" w:initials="">
    <w:p w14:paraId="04D2B970" w14:textId="77777777" w:rsidR="00F24C1F" w:rsidRDefault="00F24C1F">
      <w:pPr>
        <w:pStyle w:val="a4"/>
        <w:rPr>
          <w:rFonts w:hint="eastAsia"/>
        </w:rPr>
      </w:pPr>
      <w:r>
        <w:rPr>
          <w:rStyle w:val="af8"/>
          <w:rFonts w:hint="eastAsia"/>
        </w:rPr>
        <w:annotationRef/>
      </w:r>
      <w:r>
        <w:rPr>
          <w:rFonts w:hint="eastAsia"/>
        </w:rPr>
        <w:t>请评估是否需要增加美标刻度版本？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D2B966" w15:done="0"/>
  <w15:commentEx w15:paraId="04D2B967" w15:done="0"/>
  <w15:commentEx w15:paraId="04D2B968" w15:done="0"/>
  <w15:commentEx w15:paraId="04D2B969" w15:done="0"/>
  <w15:commentEx w15:paraId="04D2B96A" w15:done="0"/>
  <w15:commentEx w15:paraId="14E83363" w15:paraIdParent="04D2B96A" w15:done="0"/>
  <w15:commentEx w15:paraId="04D2B96C" w15:done="0"/>
  <w15:commentEx w15:paraId="04D2B96D" w15:done="0"/>
  <w15:commentEx w15:paraId="04D2B96E" w15:done="0"/>
  <w15:commentEx w15:paraId="04D2B96F" w15:done="0"/>
  <w15:commentEx w15:paraId="04D2B9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7821F5" w16cex:dateUtc="2026-02-04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D2B966" w16cid:durableId="04D2B96C"/>
  <w16cid:commentId w16cid:paraId="04D2B967" w16cid:durableId="04D2B96D"/>
  <w16cid:commentId w16cid:paraId="04D2B968" w16cid:durableId="04D2B96E"/>
  <w16cid:commentId w16cid:paraId="04D2B969" w16cid:durableId="04D2B96F"/>
  <w16cid:commentId w16cid:paraId="04D2B96A" w16cid:durableId="04D2B970"/>
  <w16cid:commentId w16cid:paraId="14E83363" w16cid:durableId="7C7821F5"/>
  <w16cid:commentId w16cid:paraId="04D2B96C" w16cid:durableId="04D2B972"/>
  <w16cid:commentId w16cid:paraId="04D2B96D" w16cid:durableId="04D2B973"/>
  <w16cid:commentId w16cid:paraId="04D2B96E" w16cid:durableId="04D2B974"/>
  <w16cid:commentId w16cid:paraId="04D2B96F" w16cid:durableId="04D2B975"/>
  <w16cid:commentId w16cid:paraId="04D2B970" w16cid:durableId="04D2B9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C58B" w14:textId="77777777" w:rsidR="00A15312" w:rsidRDefault="00A15312" w:rsidP="00563547">
      <w:pPr>
        <w:rPr>
          <w:rFonts w:hint="eastAsia"/>
        </w:rPr>
      </w:pPr>
      <w:r>
        <w:separator/>
      </w:r>
    </w:p>
  </w:endnote>
  <w:endnote w:type="continuationSeparator" w:id="0">
    <w:p w14:paraId="23197D04" w14:textId="77777777" w:rsidR="00A15312" w:rsidRDefault="00A15312" w:rsidP="005635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rmonyOS Sans SC">
    <w:panose1 w:val="00000500000000000000"/>
    <w:charset w:val="86"/>
    <w:family w:val="auto"/>
    <w:pitch w:val="variable"/>
    <w:sig w:usb0="00000003" w:usb1="080E0000" w:usb2="00000016" w:usb3="00000000" w:csb0="00040001" w:csb1="00000000"/>
  </w:font>
  <w:font w:name="HarmonyOS Sans TC">
    <w:panose1 w:val="00000500000000000000"/>
    <w:charset w:val="88"/>
    <w:family w:val="auto"/>
    <w:pitch w:val="variable"/>
    <w:sig w:usb0="00000003" w:usb1="0808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976" w14:textId="77777777" w:rsidR="00184BCF" w:rsidRDefault="00184BCF">
    <w:pPr>
      <w:pStyle w:val="a8"/>
      <w:jc w:val="center"/>
      <w:rPr>
        <w:rFonts w:hint="eastAsia"/>
        <w:caps/>
        <w:color w:val="052F61" w:themeColor="accent1"/>
      </w:rPr>
    </w:pPr>
  </w:p>
  <w:p w14:paraId="04D2B977" w14:textId="77777777" w:rsidR="00184BCF" w:rsidRDefault="00184BCF">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979" w14:textId="77777777" w:rsidR="00184BCF" w:rsidRDefault="00184BCF">
    <w:pPr>
      <w:pStyle w:val="a8"/>
      <w:jc w:val="center"/>
      <w:rPr>
        <w:rFonts w:hint="eastAsia"/>
        <w:caps/>
        <w:color w:val="052F61" w:themeColor="accent1"/>
      </w:rPr>
    </w:pPr>
    <w:r>
      <w:rPr>
        <w:caps/>
        <w:color w:val="052F61" w:themeColor="accent1"/>
      </w:rPr>
      <w:fldChar w:fldCharType="begin"/>
    </w:r>
    <w:r>
      <w:rPr>
        <w:caps/>
        <w:color w:val="052F61" w:themeColor="accent1"/>
      </w:rPr>
      <w:instrText>PAGE   \* MERGEFORMAT</w:instrText>
    </w:r>
    <w:r>
      <w:rPr>
        <w:caps/>
        <w:color w:val="052F61" w:themeColor="accent1"/>
      </w:rPr>
      <w:fldChar w:fldCharType="separate"/>
    </w:r>
    <w:r w:rsidR="00BC24BB" w:rsidRPr="00BC24BB">
      <w:rPr>
        <w:caps/>
        <w:noProof/>
        <w:color w:val="052F61" w:themeColor="accent1"/>
        <w:lang w:val="zh-CN"/>
      </w:rPr>
      <w:t>15</w:t>
    </w:r>
    <w:r>
      <w:rPr>
        <w:caps/>
        <w:color w:val="052F61" w:themeColor="accent1"/>
      </w:rPr>
      <w:fldChar w:fldCharType="end"/>
    </w:r>
  </w:p>
  <w:p w14:paraId="04D2B97A" w14:textId="77777777" w:rsidR="00184BCF" w:rsidRDefault="00184BCF">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9A182" w14:textId="77777777" w:rsidR="00A15312" w:rsidRDefault="00A15312" w:rsidP="00563547">
      <w:pPr>
        <w:rPr>
          <w:rFonts w:hint="eastAsia"/>
        </w:rPr>
      </w:pPr>
      <w:r>
        <w:separator/>
      </w:r>
    </w:p>
  </w:footnote>
  <w:footnote w:type="continuationSeparator" w:id="0">
    <w:p w14:paraId="74767604" w14:textId="77777777" w:rsidR="00A15312" w:rsidRDefault="00A15312" w:rsidP="0056354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975" w14:textId="52DDEF8E" w:rsidR="00184BCF" w:rsidRDefault="00BC24BB">
    <w:pPr>
      <w:pStyle w:val="aa"/>
      <w:jc w:val="left"/>
      <w:rPr>
        <w:rFonts w:hint="eastAsia"/>
      </w:rPr>
    </w:pPr>
    <w:r>
      <w:fldChar w:fldCharType="begin"/>
    </w:r>
    <w:r>
      <w:instrText xml:space="preserve"> STYLEREF  "</w:instrText>
    </w:r>
    <w:r>
      <w:instrText>标题</w:instrText>
    </w:r>
    <w:r>
      <w:instrText xml:space="preserve"> 1"  \* MERGEFORMAT </w:instrText>
    </w:r>
    <w:r>
      <w:rPr>
        <w:noProof/>
      </w:rPr>
      <w:fldChar w:fldCharType="end"/>
    </w:r>
    <w:r w:rsidR="00184BCF">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978" w14:textId="77777777" w:rsidR="00184BCF" w:rsidRDefault="00184BC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0AD6"/>
    <w:multiLevelType w:val="multilevel"/>
    <w:tmpl w:val="0BEC0AD6"/>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1" w15:restartNumberingAfterBreak="0">
    <w:nsid w:val="0D4B3B4E"/>
    <w:multiLevelType w:val="multilevel"/>
    <w:tmpl w:val="0D4B3B4E"/>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2" w15:restartNumberingAfterBreak="0">
    <w:nsid w:val="0D703399"/>
    <w:multiLevelType w:val="multilevel"/>
    <w:tmpl w:val="0D70339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E7A7E9C"/>
    <w:multiLevelType w:val="multilevel"/>
    <w:tmpl w:val="0E7A7E9C"/>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4" w15:restartNumberingAfterBreak="0">
    <w:nsid w:val="1A7F33C9"/>
    <w:multiLevelType w:val="multilevel"/>
    <w:tmpl w:val="1A7F33C9"/>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5" w15:restartNumberingAfterBreak="0">
    <w:nsid w:val="23C91DEA"/>
    <w:multiLevelType w:val="multilevel"/>
    <w:tmpl w:val="23C91DEA"/>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6" w15:restartNumberingAfterBreak="0">
    <w:nsid w:val="28F56AD8"/>
    <w:multiLevelType w:val="multilevel"/>
    <w:tmpl w:val="28F56AD8"/>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7" w15:restartNumberingAfterBreak="0">
    <w:nsid w:val="2A025813"/>
    <w:multiLevelType w:val="multilevel"/>
    <w:tmpl w:val="2A025813"/>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8" w15:restartNumberingAfterBreak="0">
    <w:nsid w:val="2AAA0671"/>
    <w:multiLevelType w:val="multilevel"/>
    <w:tmpl w:val="2AAA0671"/>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9" w15:restartNumberingAfterBreak="0">
    <w:nsid w:val="2C9C2479"/>
    <w:multiLevelType w:val="multilevel"/>
    <w:tmpl w:val="2C9C2479"/>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10" w15:restartNumberingAfterBreak="0">
    <w:nsid w:val="31053C02"/>
    <w:multiLevelType w:val="multilevel"/>
    <w:tmpl w:val="31053C02"/>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11" w15:restartNumberingAfterBreak="0">
    <w:nsid w:val="35FD6303"/>
    <w:multiLevelType w:val="multilevel"/>
    <w:tmpl w:val="35FD6303"/>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12" w15:restartNumberingAfterBreak="0">
    <w:nsid w:val="409D03C7"/>
    <w:multiLevelType w:val="multilevel"/>
    <w:tmpl w:val="409D03C7"/>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13" w15:restartNumberingAfterBreak="0">
    <w:nsid w:val="485B1AD5"/>
    <w:multiLevelType w:val="multilevel"/>
    <w:tmpl w:val="485B1AD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497A1EE0"/>
    <w:multiLevelType w:val="multilevel"/>
    <w:tmpl w:val="497A1EE0"/>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15" w15:restartNumberingAfterBreak="0">
    <w:nsid w:val="5765046C"/>
    <w:multiLevelType w:val="multilevel"/>
    <w:tmpl w:val="5765046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586B42D8"/>
    <w:multiLevelType w:val="multilevel"/>
    <w:tmpl w:val="586B42D8"/>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17" w15:restartNumberingAfterBreak="0">
    <w:nsid w:val="5CAF6A0B"/>
    <w:multiLevelType w:val="multilevel"/>
    <w:tmpl w:val="5CAF6A0B"/>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18" w15:restartNumberingAfterBreak="0">
    <w:nsid w:val="5CED2F9F"/>
    <w:multiLevelType w:val="multilevel"/>
    <w:tmpl w:val="5CED2F9F"/>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19" w15:restartNumberingAfterBreak="0">
    <w:nsid w:val="5DC92E6B"/>
    <w:multiLevelType w:val="multilevel"/>
    <w:tmpl w:val="5DC92E6B"/>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20" w15:restartNumberingAfterBreak="0">
    <w:nsid w:val="5F7E2950"/>
    <w:multiLevelType w:val="multilevel"/>
    <w:tmpl w:val="5F7E2950"/>
    <w:lvl w:ilvl="0">
      <w:start w:val="1"/>
      <w:numFmt w:val="decimal"/>
      <w:lvlText w:val="%1."/>
      <w:lvlJc w:val="left"/>
      <w:pPr>
        <w:ind w:left="440" w:hanging="440"/>
      </w:pPr>
      <w:rPr>
        <w:rFont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614F5B63"/>
    <w:multiLevelType w:val="multilevel"/>
    <w:tmpl w:val="614F5B63"/>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22" w15:restartNumberingAfterBreak="0">
    <w:nsid w:val="6AF21FA9"/>
    <w:multiLevelType w:val="multilevel"/>
    <w:tmpl w:val="6AF21FA9"/>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abstractNum w:abstractNumId="23" w15:restartNumberingAfterBreak="0">
    <w:nsid w:val="7B984F23"/>
    <w:multiLevelType w:val="multilevel"/>
    <w:tmpl w:val="7B984F23"/>
    <w:lvl w:ilvl="0">
      <w:start w:val="1"/>
      <w:numFmt w:val="decimal"/>
      <w:lvlText w:val="%1."/>
      <w:lvlJc w:val="left"/>
      <w:pPr>
        <w:ind w:left="284" w:hanging="284"/>
      </w:pPr>
      <w:rPr>
        <w:rFonts w:ascii="HarmonyOS Sans SC" w:eastAsia="HarmonyOS Sans TC" w:hAnsi="HarmonyOS Sans SC" w:hint="eastAsia"/>
      </w:rPr>
    </w:lvl>
    <w:lvl w:ilvl="1">
      <w:start w:val="1"/>
      <w:numFmt w:val="decimal"/>
      <w:lvlText w:val="%2)."/>
      <w:lvlJc w:val="left"/>
      <w:pPr>
        <w:ind w:left="680" w:hanging="453"/>
      </w:pPr>
      <w:rPr>
        <w:rFonts w:ascii="HarmonyOS Sans SC" w:eastAsia="HarmonyOS Sans TC" w:hAnsi="HarmonyOS Sans SC" w:hint="eastAsia"/>
      </w:rPr>
    </w:lvl>
    <w:lvl w:ilvl="2">
      <w:start w:val="1"/>
      <w:numFmt w:val="decimal"/>
      <w:lvlText w:val="(%3)."/>
      <w:lvlJc w:val="left"/>
      <w:pPr>
        <w:ind w:left="1021" w:hanging="567"/>
      </w:pPr>
      <w:rPr>
        <w:rFonts w:ascii="HarmonyOS Sans SC" w:eastAsia="HarmonyOS Sans TC" w:hAnsi="HarmonyOS Sans SC" w:hint="eastAsia"/>
      </w:rPr>
    </w:lvl>
    <w:lvl w:ilvl="3">
      <w:start w:val="1"/>
      <w:numFmt w:val="decimalEnclosedCircle"/>
      <w:lvlText w:val="%4."/>
      <w:lvlJc w:val="left"/>
      <w:pPr>
        <w:ind w:left="1247" w:hanging="453"/>
      </w:pPr>
      <w:rPr>
        <w:rFonts w:ascii="HarmonyOS Sans SC" w:eastAsia="HarmonyOS Sans TC" w:hAnsi="HarmonyOS Sans SC" w:hint="eastAsia"/>
      </w:rPr>
    </w:lvl>
    <w:lvl w:ilvl="4">
      <w:start w:val="1"/>
      <w:numFmt w:val="upperLetter"/>
      <w:lvlText w:val="%5."/>
      <w:lvlJc w:val="left"/>
      <w:pPr>
        <w:ind w:left="1474" w:hanging="453"/>
      </w:pPr>
      <w:rPr>
        <w:rFonts w:ascii="HarmonyOS Sans SC" w:eastAsia="HarmonyOS Sans TC" w:hAnsi="HarmonyOS Sans SC" w:hint="eastAsia"/>
      </w:rPr>
    </w:lvl>
    <w:lvl w:ilvl="5">
      <w:start w:val="1"/>
      <w:numFmt w:val="lowerLetter"/>
      <w:lvlText w:val="%6."/>
      <w:lvlJc w:val="right"/>
      <w:pPr>
        <w:ind w:left="1814" w:hanging="170"/>
      </w:pPr>
      <w:rPr>
        <w:rFonts w:ascii="HarmonyOS Sans SC" w:eastAsia="HarmonyOS Sans TC" w:hAnsi="HarmonyOS Sans SC" w:hint="eastAsia"/>
      </w:rPr>
    </w:lvl>
    <w:lvl w:ilvl="6">
      <w:start w:val="1"/>
      <w:numFmt w:val="lowerLetter"/>
      <w:lvlText w:val="%7)."/>
      <w:lvlJc w:val="left"/>
      <w:pPr>
        <w:ind w:left="2155" w:hanging="454"/>
      </w:pPr>
      <w:rPr>
        <w:rFonts w:ascii="HarmonyOS Sans SC" w:eastAsia="HarmonyOS Sans TC" w:hAnsi="HarmonyOS Sans SC" w:hint="eastAsia"/>
      </w:rPr>
    </w:lvl>
    <w:lvl w:ilvl="7">
      <w:start w:val="1"/>
      <w:numFmt w:val="lowerLetter"/>
      <w:lvlText w:val="(%8)."/>
      <w:lvlJc w:val="left"/>
      <w:pPr>
        <w:ind w:left="2495" w:hanging="510"/>
      </w:pPr>
      <w:rPr>
        <w:rFonts w:ascii="HarmonyOS Sans SC" w:eastAsia="HarmonyOS Sans TC" w:hAnsi="HarmonyOS Sans SC" w:hint="eastAsia"/>
      </w:rPr>
    </w:lvl>
    <w:lvl w:ilvl="8">
      <w:start w:val="1"/>
      <w:numFmt w:val="lowerRoman"/>
      <w:lvlText w:val="%9."/>
      <w:lvlJc w:val="right"/>
      <w:pPr>
        <w:ind w:left="2948" w:hanging="113"/>
      </w:pPr>
      <w:rPr>
        <w:rFonts w:ascii="HarmonyOS Sans SC" w:eastAsia="HarmonyOS Sans TC" w:hAnsi="HarmonyOS Sans SC" w:hint="eastAsia"/>
      </w:rPr>
    </w:lvl>
  </w:abstractNum>
  <w:num w:numId="1" w16cid:durableId="346638106">
    <w:abstractNumId w:val="7"/>
  </w:num>
  <w:num w:numId="2" w16cid:durableId="1052995191">
    <w:abstractNumId w:val="19"/>
  </w:num>
  <w:num w:numId="3" w16cid:durableId="130755266">
    <w:abstractNumId w:val="10"/>
  </w:num>
  <w:num w:numId="4" w16cid:durableId="1664235163">
    <w:abstractNumId w:val="6"/>
  </w:num>
  <w:num w:numId="5" w16cid:durableId="798451644">
    <w:abstractNumId w:val="12"/>
  </w:num>
  <w:num w:numId="6" w16cid:durableId="1213346837">
    <w:abstractNumId w:val="16"/>
  </w:num>
  <w:num w:numId="7" w16cid:durableId="584192531">
    <w:abstractNumId w:val="1"/>
  </w:num>
  <w:num w:numId="8" w16cid:durableId="907569652">
    <w:abstractNumId w:val="4"/>
  </w:num>
  <w:num w:numId="9" w16cid:durableId="2034111597">
    <w:abstractNumId w:val="13"/>
  </w:num>
  <w:num w:numId="10" w16cid:durableId="661927231">
    <w:abstractNumId w:val="2"/>
  </w:num>
  <w:num w:numId="11" w16cid:durableId="1950501021">
    <w:abstractNumId w:val="15"/>
  </w:num>
  <w:num w:numId="12" w16cid:durableId="775245899">
    <w:abstractNumId w:val="3"/>
  </w:num>
  <w:num w:numId="13" w16cid:durableId="1210874152">
    <w:abstractNumId w:val="5"/>
  </w:num>
  <w:num w:numId="14" w16cid:durableId="2059821955">
    <w:abstractNumId w:val="21"/>
  </w:num>
  <w:num w:numId="15" w16cid:durableId="1957178030">
    <w:abstractNumId w:val="23"/>
  </w:num>
  <w:num w:numId="16" w16cid:durableId="1887446438">
    <w:abstractNumId w:val="0"/>
  </w:num>
  <w:num w:numId="17" w16cid:durableId="1994984872">
    <w:abstractNumId w:val="18"/>
  </w:num>
  <w:num w:numId="18" w16cid:durableId="345055244">
    <w:abstractNumId w:val="11"/>
  </w:num>
  <w:num w:numId="19" w16cid:durableId="315652030">
    <w:abstractNumId w:val="14"/>
  </w:num>
  <w:num w:numId="20" w16cid:durableId="1990936259">
    <w:abstractNumId w:val="17"/>
  </w:num>
  <w:num w:numId="21" w16cid:durableId="69234493">
    <w:abstractNumId w:val="8"/>
  </w:num>
  <w:num w:numId="22" w16cid:durableId="262493546">
    <w:abstractNumId w:val="22"/>
  </w:num>
  <w:num w:numId="23" w16cid:durableId="687370757">
    <w:abstractNumId w:val="9"/>
  </w:num>
  <w:num w:numId="24" w16cid:durableId="194854082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en D">
    <w15:presenceInfo w15:providerId="Windows Live" w15:userId="ddc19e46880d1238"/>
  </w15:person>
  <w15:person w15:author="Aiden">
    <w15:presenceInfo w15:providerId="None" w15:userId="Aid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trackRevisions/>
  <w:defaultTabStop w:val="420"/>
  <w:drawingGridHorizontalSpacing w:val="9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IwNDE5MzM1YTliYjBlMGZlMzhkMTQ5ZTY5OTM5YjMifQ=="/>
  </w:docVars>
  <w:rsids>
    <w:rsidRoot w:val="006E04F4"/>
    <w:rsid w:val="00001728"/>
    <w:rsid w:val="00001B22"/>
    <w:rsid w:val="00001E76"/>
    <w:rsid w:val="00004B62"/>
    <w:rsid w:val="00004D5D"/>
    <w:rsid w:val="00005366"/>
    <w:rsid w:val="00005641"/>
    <w:rsid w:val="0000612F"/>
    <w:rsid w:val="0001357B"/>
    <w:rsid w:val="00013B4B"/>
    <w:rsid w:val="0001546E"/>
    <w:rsid w:val="000168B5"/>
    <w:rsid w:val="000169D8"/>
    <w:rsid w:val="00016A7E"/>
    <w:rsid w:val="00016E16"/>
    <w:rsid w:val="0002357B"/>
    <w:rsid w:val="00023B66"/>
    <w:rsid w:val="00024FA7"/>
    <w:rsid w:val="00025634"/>
    <w:rsid w:val="00026626"/>
    <w:rsid w:val="00030A06"/>
    <w:rsid w:val="00031989"/>
    <w:rsid w:val="00031C00"/>
    <w:rsid w:val="0003429F"/>
    <w:rsid w:val="00034A4D"/>
    <w:rsid w:val="0003548E"/>
    <w:rsid w:val="00037986"/>
    <w:rsid w:val="00041AF9"/>
    <w:rsid w:val="00041E5D"/>
    <w:rsid w:val="00044374"/>
    <w:rsid w:val="000457AF"/>
    <w:rsid w:val="0004631E"/>
    <w:rsid w:val="0005059C"/>
    <w:rsid w:val="000539DD"/>
    <w:rsid w:val="00053E57"/>
    <w:rsid w:val="000555CC"/>
    <w:rsid w:val="000559B5"/>
    <w:rsid w:val="0005701D"/>
    <w:rsid w:val="00057ADB"/>
    <w:rsid w:val="000607F2"/>
    <w:rsid w:val="00061512"/>
    <w:rsid w:val="000616F4"/>
    <w:rsid w:val="000621C2"/>
    <w:rsid w:val="00063B56"/>
    <w:rsid w:val="000640E6"/>
    <w:rsid w:val="00071412"/>
    <w:rsid w:val="000729EA"/>
    <w:rsid w:val="00073972"/>
    <w:rsid w:val="00074812"/>
    <w:rsid w:val="00074F3B"/>
    <w:rsid w:val="000814D3"/>
    <w:rsid w:val="00082AE9"/>
    <w:rsid w:val="00084045"/>
    <w:rsid w:val="00084790"/>
    <w:rsid w:val="00085C8E"/>
    <w:rsid w:val="00085FA6"/>
    <w:rsid w:val="00086879"/>
    <w:rsid w:val="00090E68"/>
    <w:rsid w:val="00091970"/>
    <w:rsid w:val="000919C3"/>
    <w:rsid w:val="00091FC0"/>
    <w:rsid w:val="00094B47"/>
    <w:rsid w:val="00097330"/>
    <w:rsid w:val="00097C9B"/>
    <w:rsid w:val="000A117D"/>
    <w:rsid w:val="000A2B67"/>
    <w:rsid w:val="000A2FCB"/>
    <w:rsid w:val="000A6BF1"/>
    <w:rsid w:val="000B156A"/>
    <w:rsid w:val="000B17F6"/>
    <w:rsid w:val="000B2BE2"/>
    <w:rsid w:val="000B76DF"/>
    <w:rsid w:val="000C06D8"/>
    <w:rsid w:val="000C217F"/>
    <w:rsid w:val="000C5B67"/>
    <w:rsid w:val="000C6A56"/>
    <w:rsid w:val="000D08F1"/>
    <w:rsid w:val="000D16D0"/>
    <w:rsid w:val="000D1DCC"/>
    <w:rsid w:val="000D3B50"/>
    <w:rsid w:val="000D74E2"/>
    <w:rsid w:val="000D75D9"/>
    <w:rsid w:val="000E2828"/>
    <w:rsid w:val="000E2930"/>
    <w:rsid w:val="000E3D03"/>
    <w:rsid w:val="000E5DE7"/>
    <w:rsid w:val="000E5E84"/>
    <w:rsid w:val="000E733B"/>
    <w:rsid w:val="000E793B"/>
    <w:rsid w:val="000F03B4"/>
    <w:rsid w:val="000F2660"/>
    <w:rsid w:val="000F3205"/>
    <w:rsid w:val="000F426D"/>
    <w:rsid w:val="000F46A1"/>
    <w:rsid w:val="000F4EBE"/>
    <w:rsid w:val="000F6626"/>
    <w:rsid w:val="000F75AA"/>
    <w:rsid w:val="00101DF7"/>
    <w:rsid w:val="00103AED"/>
    <w:rsid w:val="001052AB"/>
    <w:rsid w:val="0010553F"/>
    <w:rsid w:val="00110B2F"/>
    <w:rsid w:val="00110C2D"/>
    <w:rsid w:val="00112195"/>
    <w:rsid w:val="001123FF"/>
    <w:rsid w:val="001135D5"/>
    <w:rsid w:val="00114025"/>
    <w:rsid w:val="00115CB8"/>
    <w:rsid w:val="00116893"/>
    <w:rsid w:val="001222D0"/>
    <w:rsid w:val="00124ACC"/>
    <w:rsid w:val="00130A2A"/>
    <w:rsid w:val="00130BDD"/>
    <w:rsid w:val="001317CD"/>
    <w:rsid w:val="00132211"/>
    <w:rsid w:val="001324A7"/>
    <w:rsid w:val="00133602"/>
    <w:rsid w:val="00134B9D"/>
    <w:rsid w:val="00135BBA"/>
    <w:rsid w:val="00135D9E"/>
    <w:rsid w:val="001367F8"/>
    <w:rsid w:val="00141EA8"/>
    <w:rsid w:val="001426F4"/>
    <w:rsid w:val="0014361F"/>
    <w:rsid w:val="001454D6"/>
    <w:rsid w:val="00145AD3"/>
    <w:rsid w:val="00147459"/>
    <w:rsid w:val="00150C1D"/>
    <w:rsid w:val="00154A1D"/>
    <w:rsid w:val="00155CD0"/>
    <w:rsid w:val="00156F53"/>
    <w:rsid w:val="00161EBF"/>
    <w:rsid w:val="00161EED"/>
    <w:rsid w:val="001628F7"/>
    <w:rsid w:val="0016340F"/>
    <w:rsid w:val="00163658"/>
    <w:rsid w:val="001654DB"/>
    <w:rsid w:val="00165F0E"/>
    <w:rsid w:val="00166FB9"/>
    <w:rsid w:val="00167DA6"/>
    <w:rsid w:val="001704C9"/>
    <w:rsid w:val="00170C75"/>
    <w:rsid w:val="00170ED8"/>
    <w:rsid w:val="00171BD9"/>
    <w:rsid w:val="00172BD8"/>
    <w:rsid w:val="00176D39"/>
    <w:rsid w:val="00177AFD"/>
    <w:rsid w:val="0018012F"/>
    <w:rsid w:val="00181A73"/>
    <w:rsid w:val="001834CB"/>
    <w:rsid w:val="001843E9"/>
    <w:rsid w:val="00184BCF"/>
    <w:rsid w:val="00185A4D"/>
    <w:rsid w:val="001866C2"/>
    <w:rsid w:val="001900A4"/>
    <w:rsid w:val="001905FB"/>
    <w:rsid w:val="00192208"/>
    <w:rsid w:val="00192CC3"/>
    <w:rsid w:val="00193EAB"/>
    <w:rsid w:val="00194342"/>
    <w:rsid w:val="00194E64"/>
    <w:rsid w:val="00194F0A"/>
    <w:rsid w:val="00195493"/>
    <w:rsid w:val="00195E05"/>
    <w:rsid w:val="00196340"/>
    <w:rsid w:val="001A036C"/>
    <w:rsid w:val="001A16C3"/>
    <w:rsid w:val="001A480E"/>
    <w:rsid w:val="001A6753"/>
    <w:rsid w:val="001A71FD"/>
    <w:rsid w:val="001A7815"/>
    <w:rsid w:val="001A7D9F"/>
    <w:rsid w:val="001B0F89"/>
    <w:rsid w:val="001B24C2"/>
    <w:rsid w:val="001B27B9"/>
    <w:rsid w:val="001B3AD3"/>
    <w:rsid w:val="001B4B11"/>
    <w:rsid w:val="001B4B13"/>
    <w:rsid w:val="001B59BC"/>
    <w:rsid w:val="001B64CD"/>
    <w:rsid w:val="001B665A"/>
    <w:rsid w:val="001C09A8"/>
    <w:rsid w:val="001C1DEA"/>
    <w:rsid w:val="001C27AE"/>
    <w:rsid w:val="001C332F"/>
    <w:rsid w:val="001C4709"/>
    <w:rsid w:val="001C4D34"/>
    <w:rsid w:val="001C648C"/>
    <w:rsid w:val="001D24CD"/>
    <w:rsid w:val="001D4D7E"/>
    <w:rsid w:val="001D58A3"/>
    <w:rsid w:val="001D5BFC"/>
    <w:rsid w:val="001D6C75"/>
    <w:rsid w:val="001D6E9A"/>
    <w:rsid w:val="001D7818"/>
    <w:rsid w:val="001D7E8B"/>
    <w:rsid w:val="001E17DE"/>
    <w:rsid w:val="001E1DB4"/>
    <w:rsid w:val="001E2E1A"/>
    <w:rsid w:val="001E50F6"/>
    <w:rsid w:val="001E7BEC"/>
    <w:rsid w:val="001F199C"/>
    <w:rsid w:val="001F19F0"/>
    <w:rsid w:val="001F43BD"/>
    <w:rsid w:val="001F53AB"/>
    <w:rsid w:val="001F5850"/>
    <w:rsid w:val="001F7639"/>
    <w:rsid w:val="00201005"/>
    <w:rsid w:val="00201D8E"/>
    <w:rsid w:val="00202E74"/>
    <w:rsid w:val="00203147"/>
    <w:rsid w:val="002044BB"/>
    <w:rsid w:val="002070AE"/>
    <w:rsid w:val="00210F3B"/>
    <w:rsid w:val="00211BFB"/>
    <w:rsid w:val="00212059"/>
    <w:rsid w:val="0021452F"/>
    <w:rsid w:val="0021460B"/>
    <w:rsid w:val="00217414"/>
    <w:rsid w:val="00220695"/>
    <w:rsid w:val="00222216"/>
    <w:rsid w:val="0022379C"/>
    <w:rsid w:val="00223BB2"/>
    <w:rsid w:val="002251D8"/>
    <w:rsid w:val="00225D3E"/>
    <w:rsid w:val="00226AAF"/>
    <w:rsid w:val="00230357"/>
    <w:rsid w:val="0023140B"/>
    <w:rsid w:val="00231441"/>
    <w:rsid w:val="00233361"/>
    <w:rsid w:val="002350F1"/>
    <w:rsid w:val="002366EA"/>
    <w:rsid w:val="00242CD0"/>
    <w:rsid w:val="002430E8"/>
    <w:rsid w:val="00244CD0"/>
    <w:rsid w:val="00245F86"/>
    <w:rsid w:val="00247BB3"/>
    <w:rsid w:val="00250C2D"/>
    <w:rsid w:val="00252365"/>
    <w:rsid w:val="00252661"/>
    <w:rsid w:val="002526AD"/>
    <w:rsid w:val="00254005"/>
    <w:rsid w:val="00254BFE"/>
    <w:rsid w:val="0026096A"/>
    <w:rsid w:val="00262456"/>
    <w:rsid w:val="00265496"/>
    <w:rsid w:val="0026555F"/>
    <w:rsid w:val="00265BEF"/>
    <w:rsid w:val="00265DD1"/>
    <w:rsid w:val="0027114A"/>
    <w:rsid w:val="00272DB3"/>
    <w:rsid w:val="00272E8B"/>
    <w:rsid w:val="00274EE4"/>
    <w:rsid w:val="002751A4"/>
    <w:rsid w:val="00275AF0"/>
    <w:rsid w:val="00275FDF"/>
    <w:rsid w:val="00275FF3"/>
    <w:rsid w:val="0027742A"/>
    <w:rsid w:val="00277579"/>
    <w:rsid w:val="00280196"/>
    <w:rsid w:val="002812B1"/>
    <w:rsid w:val="00282712"/>
    <w:rsid w:val="002828B6"/>
    <w:rsid w:val="00283227"/>
    <w:rsid w:val="00283632"/>
    <w:rsid w:val="00283C24"/>
    <w:rsid w:val="00285BDD"/>
    <w:rsid w:val="00285E95"/>
    <w:rsid w:val="00290D63"/>
    <w:rsid w:val="00290EE0"/>
    <w:rsid w:val="00293BC2"/>
    <w:rsid w:val="00294140"/>
    <w:rsid w:val="00294D80"/>
    <w:rsid w:val="00296D4F"/>
    <w:rsid w:val="002977C3"/>
    <w:rsid w:val="002A06BE"/>
    <w:rsid w:val="002A1953"/>
    <w:rsid w:val="002A1FE4"/>
    <w:rsid w:val="002A2FF0"/>
    <w:rsid w:val="002A3502"/>
    <w:rsid w:val="002A3830"/>
    <w:rsid w:val="002A48DF"/>
    <w:rsid w:val="002A7C27"/>
    <w:rsid w:val="002B0459"/>
    <w:rsid w:val="002B0777"/>
    <w:rsid w:val="002B0DC9"/>
    <w:rsid w:val="002B1975"/>
    <w:rsid w:val="002B46CD"/>
    <w:rsid w:val="002B5D33"/>
    <w:rsid w:val="002B611F"/>
    <w:rsid w:val="002B640F"/>
    <w:rsid w:val="002C2735"/>
    <w:rsid w:val="002C3718"/>
    <w:rsid w:val="002C594A"/>
    <w:rsid w:val="002C72C0"/>
    <w:rsid w:val="002C75E7"/>
    <w:rsid w:val="002C797A"/>
    <w:rsid w:val="002C7D29"/>
    <w:rsid w:val="002D0E4D"/>
    <w:rsid w:val="002D1B35"/>
    <w:rsid w:val="002D2413"/>
    <w:rsid w:val="002D2980"/>
    <w:rsid w:val="002D3964"/>
    <w:rsid w:val="002D49EB"/>
    <w:rsid w:val="002D4B2D"/>
    <w:rsid w:val="002D6E5A"/>
    <w:rsid w:val="002E0FCD"/>
    <w:rsid w:val="002E2AC4"/>
    <w:rsid w:val="002E2D7F"/>
    <w:rsid w:val="002E361B"/>
    <w:rsid w:val="002E4438"/>
    <w:rsid w:val="002E49B0"/>
    <w:rsid w:val="002E6BE5"/>
    <w:rsid w:val="002E774B"/>
    <w:rsid w:val="002F12B1"/>
    <w:rsid w:val="002F2035"/>
    <w:rsid w:val="002F20D6"/>
    <w:rsid w:val="002F2136"/>
    <w:rsid w:val="002F2ECB"/>
    <w:rsid w:val="002F3513"/>
    <w:rsid w:val="002F3824"/>
    <w:rsid w:val="002F5BC5"/>
    <w:rsid w:val="002F64DD"/>
    <w:rsid w:val="002F6682"/>
    <w:rsid w:val="002F6BE1"/>
    <w:rsid w:val="002F7194"/>
    <w:rsid w:val="003022E3"/>
    <w:rsid w:val="00306505"/>
    <w:rsid w:val="00310146"/>
    <w:rsid w:val="003104A4"/>
    <w:rsid w:val="0031140D"/>
    <w:rsid w:val="0031306A"/>
    <w:rsid w:val="00315D31"/>
    <w:rsid w:val="00320301"/>
    <w:rsid w:val="00321C08"/>
    <w:rsid w:val="00322811"/>
    <w:rsid w:val="00323C4A"/>
    <w:rsid w:val="00324258"/>
    <w:rsid w:val="00324345"/>
    <w:rsid w:val="003243EB"/>
    <w:rsid w:val="003252DE"/>
    <w:rsid w:val="0032533D"/>
    <w:rsid w:val="00331249"/>
    <w:rsid w:val="003321B6"/>
    <w:rsid w:val="00333311"/>
    <w:rsid w:val="00333A64"/>
    <w:rsid w:val="00333EF7"/>
    <w:rsid w:val="0033487B"/>
    <w:rsid w:val="003371AE"/>
    <w:rsid w:val="00340D84"/>
    <w:rsid w:val="00343DB2"/>
    <w:rsid w:val="003452D1"/>
    <w:rsid w:val="003460F9"/>
    <w:rsid w:val="00346673"/>
    <w:rsid w:val="00347649"/>
    <w:rsid w:val="00350995"/>
    <w:rsid w:val="00356E2E"/>
    <w:rsid w:val="003576C2"/>
    <w:rsid w:val="00360E49"/>
    <w:rsid w:val="00360EFD"/>
    <w:rsid w:val="00362BA3"/>
    <w:rsid w:val="00363308"/>
    <w:rsid w:val="003647AA"/>
    <w:rsid w:val="003651E0"/>
    <w:rsid w:val="003655E3"/>
    <w:rsid w:val="00365D6C"/>
    <w:rsid w:val="00373176"/>
    <w:rsid w:val="00373664"/>
    <w:rsid w:val="00375C90"/>
    <w:rsid w:val="00377FCD"/>
    <w:rsid w:val="00380A5C"/>
    <w:rsid w:val="00381161"/>
    <w:rsid w:val="00384C99"/>
    <w:rsid w:val="00385027"/>
    <w:rsid w:val="00385A40"/>
    <w:rsid w:val="003865DE"/>
    <w:rsid w:val="00386D6E"/>
    <w:rsid w:val="00387686"/>
    <w:rsid w:val="0039386E"/>
    <w:rsid w:val="00393893"/>
    <w:rsid w:val="00393BFA"/>
    <w:rsid w:val="00396500"/>
    <w:rsid w:val="0039666C"/>
    <w:rsid w:val="003A04B3"/>
    <w:rsid w:val="003A05ED"/>
    <w:rsid w:val="003A0B16"/>
    <w:rsid w:val="003A3384"/>
    <w:rsid w:val="003A3B42"/>
    <w:rsid w:val="003B0A77"/>
    <w:rsid w:val="003B3510"/>
    <w:rsid w:val="003B352D"/>
    <w:rsid w:val="003B4C60"/>
    <w:rsid w:val="003B638A"/>
    <w:rsid w:val="003C05A7"/>
    <w:rsid w:val="003C1478"/>
    <w:rsid w:val="003C2038"/>
    <w:rsid w:val="003C2639"/>
    <w:rsid w:val="003C39E2"/>
    <w:rsid w:val="003C46C9"/>
    <w:rsid w:val="003C64B0"/>
    <w:rsid w:val="003D10E0"/>
    <w:rsid w:val="003D1919"/>
    <w:rsid w:val="003D4D6D"/>
    <w:rsid w:val="003D64E7"/>
    <w:rsid w:val="003D6DB0"/>
    <w:rsid w:val="003D70D9"/>
    <w:rsid w:val="003E1428"/>
    <w:rsid w:val="003E36D0"/>
    <w:rsid w:val="003E50AE"/>
    <w:rsid w:val="003E5B9A"/>
    <w:rsid w:val="003E5DCD"/>
    <w:rsid w:val="003F065D"/>
    <w:rsid w:val="003F07A5"/>
    <w:rsid w:val="003F1864"/>
    <w:rsid w:val="003F2276"/>
    <w:rsid w:val="003F239E"/>
    <w:rsid w:val="003F30B6"/>
    <w:rsid w:val="00400A0A"/>
    <w:rsid w:val="00401598"/>
    <w:rsid w:val="0040250F"/>
    <w:rsid w:val="00402DCF"/>
    <w:rsid w:val="00403194"/>
    <w:rsid w:val="0040493E"/>
    <w:rsid w:val="00404C39"/>
    <w:rsid w:val="00405B8F"/>
    <w:rsid w:val="00406E7E"/>
    <w:rsid w:val="004071E7"/>
    <w:rsid w:val="0040761A"/>
    <w:rsid w:val="00407842"/>
    <w:rsid w:val="00410587"/>
    <w:rsid w:val="00410F52"/>
    <w:rsid w:val="00411391"/>
    <w:rsid w:val="004118F2"/>
    <w:rsid w:val="00413A5B"/>
    <w:rsid w:val="00413E25"/>
    <w:rsid w:val="0041489E"/>
    <w:rsid w:val="00415357"/>
    <w:rsid w:val="00417509"/>
    <w:rsid w:val="00420069"/>
    <w:rsid w:val="0042139D"/>
    <w:rsid w:val="0042229F"/>
    <w:rsid w:val="00423397"/>
    <w:rsid w:val="00423DA1"/>
    <w:rsid w:val="00424602"/>
    <w:rsid w:val="0042497E"/>
    <w:rsid w:val="0042549D"/>
    <w:rsid w:val="0042721B"/>
    <w:rsid w:val="0042732B"/>
    <w:rsid w:val="00430D44"/>
    <w:rsid w:val="00431A45"/>
    <w:rsid w:val="00431A56"/>
    <w:rsid w:val="00431BA0"/>
    <w:rsid w:val="00432E54"/>
    <w:rsid w:val="0043583A"/>
    <w:rsid w:val="0043716E"/>
    <w:rsid w:val="0043744C"/>
    <w:rsid w:val="00442A94"/>
    <w:rsid w:val="00443BBF"/>
    <w:rsid w:val="00446404"/>
    <w:rsid w:val="00446AAB"/>
    <w:rsid w:val="00447CCB"/>
    <w:rsid w:val="00452534"/>
    <w:rsid w:val="00463C2E"/>
    <w:rsid w:val="00465656"/>
    <w:rsid w:val="004667C6"/>
    <w:rsid w:val="0046685E"/>
    <w:rsid w:val="00471AB7"/>
    <w:rsid w:val="004728A7"/>
    <w:rsid w:val="00474DE1"/>
    <w:rsid w:val="00475D93"/>
    <w:rsid w:val="00477820"/>
    <w:rsid w:val="0048277E"/>
    <w:rsid w:val="00483938"/>
    <w:rsid w:val="004843EF"/>
    <w:rsid w:val="0048465C"/>
    <w:rsid w:val="00484E5D"/>
    <w:rsid w:val="00485587"/>
    <w:rsid w:val="00485AE8"/>
    <w:rsid w:val="004904E0"/>
    <w:rsid w:val="004934C7"/>
    <w:rsid w:val="00493C6B"/>
    <w:rsid w:val="00493E65"/>
    <w:rsid w:val="00493E91"/>
    <w:rsid w:val="0049566C"/>
    <w:rsid w:val="00496F53"/>
    <w:rsid w:val="004A14C5"/>
    <w:rsid w:val="004A2560"/>
    <w:rsid w:val="004A2A8C"/>
    <w:rsid w:val="004A48A6"/>
    <w:rsid w:val="004A5CF5"/>
    <w:rsid w:val="004A7B29"/>
    <w:rsid w:val="004B01C6"/>
    <w:rsid w:val="004B0BDE"/>
    <w:rsid w:val="004B1918"/>
    <w:rsid w:val="004B1AE7"/>
    <w:rsid w:val="004B3379"/>
    <w:rsid w:val="004B4533"/>
    <w:rsid w:val="004B6145"/>
    <w:rsid w:val="004B638D"/>
    <w:rsid w:val="004B64D5"/>
    <w:rsid w:val="004B6CA1"/>
    <w:rsid w:val="004B7925"/>
    <w:rsid w:val="004C15F5"/>
    <w:rsid w:val="004C3576"/>
    <w:rsid w:val="004D0430"/>
    <w:rsid w:val="004D0B0F"/>
    <w:rsid w:val="004D17F4"/>
    <w:rsid w:val="004D367E"/>
    <w:rsid w:val="004D5815"/>
    <w:rsid w:val="004D5ABA"/>
    <w:rsid w:val="004E07B8"/>
    <w:rsid w:val="004E105D"/>
    <w:rsid w:val="004E1D54"/>
    <w:rsid w:val="004F2344"/>
    <w:rsid w:val="004F4ACA"/>
    <w:rsid w:val="004F59A1"/>
    <w:rsid w:val="004F6891"/>
    <w:rsid w:val="004F7592"/>
    <w:rsid w:val="004F77ED"/>
    <w:rsid w:val="005001EC"/>
    <w:rsid w:val="00503CEC"/>
    <w:rsid w:val="00505BAE"/>
    <w:rsid w:val="00505CBD"/>
    <w:rsid w:val="00506D03"/>
    <w:rsid w:val="00507B16"/>
    <w:rsid w:val="00511898"/>
    <w:rsid w:val="0051249C"/>
    <w:rsid w:val="00514C45"/>
    <w:rsid w:val="00516C84"/>
    <w:rsid w:val="0051756E"/>
    <w:rsid w:val="00517D27"/>
    <w:rsid w:val="00520CF5"/>
    <w:rsid w:val="00520DD0"/>
    <w:rsid w:val="00521A59"/>
    <w:rsid w:val="00524609"/>
    <w:rsid w:val="00525294"/>
    <w:rsid w:val="00526C52"/>
    <w:rsid w:val="005272C8"/>
    <w:rsid w:val="00527340"/>
    <w:rsid w:val="0053050A"/>
    <w:rsid w:val="00531D1B"/>
    <w:rsid w:val="005320E2"/>
    <w:rsid w:val="005359DB"/>
    <w:rsid w:val="00536DFA"/>
    <w:rsid w:val="005421AA"/>
    <w:rsid w:val="00542D00"/>
    <w:rsid w:val="005446A4"/>
    <w:rsid w:val="005468DE"/>
    <w:rsid w:val="0054754E"/>
    <w:rsid w:val="00550375"/>
    <w:rsid w:val="0055194E"/>
    <w:rsid w:val="00554320"/>
    <w:rsid w:val="0055503A"/>
    <w:rsid w:val="00555C18"/>
    <w:rsid w:val="005564ED"/>
    <w:rsid w:val="00557F9D"/>
    <w:rsid w:val="005622A1"/>
    <w:rsid w:val="00562706"/>
    <w:rsid w:val="00563547"/>
    <w:rsid w:val="005637BF"/>
    <w:rsid w:val="0056568D"/>
    <w:rsid w:val="00566C9D"/>
    <w:rsid w:val="00566E73"/>
    <w:rsid w:val="00570216"/>
    <w:rsid w:val="00573F7B"/>
    <w:rsid w:val="0057595D"/>
    <w:rsid w:val="0058413A"/>
    <w:rsid w:val="005842C8"/>
    <w:rsid w:val="00586323"/>
    <w:rsid w:val="00587360"/>
    <w:rsid w:val="005909E0"/>
    <w:rsid w:val="00591E39"/>
    <w:rsid w:val="0059347B"/>
    <w:rsid w:val="00595A66"/>
    <w:rsid w:val="00595A94"/>
    <w:rsid w:val="0059744F"/>
    <w:rsid w:val="005A1D0E"/>
    <w:rsid w:val="005A2544"/>
    <w:rsid w:val="005A482F"/>
    <w:rsid w:val="005A6370"/>
    <w:rsid w:val="005A7263"/>
    <w:rsid w:val="005B1D31"/>
    <w:rsid w:val="005B2031"/>
    <w:rsid w:val="005B2A4C"/>
    <w:rsid w:val="005B3955"/>
    <w:rsid w:val="005B3EB1"/>
    <w:rsid w:val="005B4634"/>
    <w:rsid w:val="005B5AAD"/>
    <w:rsid w:val="005C0353"/>
    <w:rsid w:val="005C036F"/>
    <w:rsid w:val="005C136A"/>
    <w:rsid w:val="005C2499"/>
    <w:rsid w:val="005C66EB"/>
    <w:rsid w:val="005C74EC"/>
    <w:rsid w:val="005D059E"/>
    <w:rsid w:val="005D0632"/>
    <w:rsid w:val="005D0AA9"/>
    <w:rsid w:val="005D14C3"/>
    <w:rsid w:val="005D1A9D"/>
    <w:rsid w:val="005D1B03"/>
    <w:rsid w:val="005D1FB0"/>
    <w:rsid w:val="005D20A8"/>
    <w:rsid w:val="005D350F"/>
    <w:rsid w:val="005D48E0"/>
    <w:rsid w:val="005D7ABA"/>
    <w:rsid w:val="005E0F05"/>
    <w:rsid w:val="005E1D38"/>
    <w:rsid w:val="005E3646"/>
    <w:rsid w:val="005E41B3"/>
    <w:rsid w:val="005E4493"/>
    <w:rsid w:val="005E4C5E"/>
    <w:rsid w:val="005E6117"/>
    <w:rsid w:val="005E7DE4"/>
    <w:rsid w:val="005F2895"/>
    <w:rsid w:val="005F2969"/>
    <w:rsid w:val="005F2C21"/>
    <w:rsid w:val="005F41DD"/>
    <w:rsid w:val="005F7D96"/>
    <w:rsid w:val="00600026"/>
    <w:rsid w:val="00600366"/>
    <w:rsid w:val="00603BBC"/>
    <w:rsid w:val="00603D4E"/>
    <w:rsid w:val="0061023C"/>
    <w:rsid w:val="00611683"/>
    <w:rsid w:val="00611CC3"/>
    <w:rsid w:val="00612B75"/>
    <w:rsid w:val="00612DF1"/>
    <w:rsid w:val="006132FB"/>
    <w:rsid w:val="00614D1A"/>
    <w:rsid w:val="00616F96"/>
    <w:rsid w:val="006204ED"/>
    <w:rsid w:val="00620709"/>
    <w:rsid w:val="00621E8B"/>
    <w:rsid w:val="006243E3"/>
    <w:rsid w:val="00625E3A"/>
    <w:rsid w:val="00626D08"/>
    <w:rsid w:val="00627502"/>
    <w:rsid w:val="00627834"/>
    <w:rsid w:val="0063032C"/>
    <w:rsid w:val="00631966"/>
    <w:rsid w:val="00632B5A"/>
    <w:rsid w:val="00632E18"/>
    <w:rsid w:val="00633869"/>
    <w:rsid w:val="00634620"/>
    <w:rsid w:val="00641311"/>
    <w:rsid w:val="00641D4F"/>
    <w:rsid w:val="006434CB"/>
    <w:rsid w:val="006444D5"/>
    <w:rsid w:val="00645452"/>
    <w:rsid w:val="006454D3"/>
    <w:rsid w:val="006463F3"/>
    <w:rsid w:val="00646504"/>
    <w:rsid w:val="00646C76"/>
    <w:rsid w:val="00646CE6"/>
    <w:rsid w:val="00650D0C"/>
    <w:rsid w:val="006532B2"/>
    <w:rsid w:val="0065435F"/>
    <w:rsid w:val="006563D0"/>
    <w:rsid w:val="0066026B"/>
    <w:rsid w:val="00661CFC"/>
    <w:rsid w:val="00662691"/>
    <w:rsid w:val="00663346"/>
    <w:rsid w:val="00663C19"/>
    <w:rsid w:val="00667935"/>
    <w:rsid w:val="00667B1F"/>
    <w:rsid w:val="00674203"/>
    <w:rsid w:val="00674642"/>
    <w:rsid w:val="00676C67"/>
    <w:rsid w:val="0067793F"/>
    <w:rsid w:val="00680325"/>
    <w:rsid w:val="00685C45"/>
    <w:rsid w:val="006861A7"/>
    <w:rsid w:val="006868D2"/>
    <w:rsid w:val="0069228E"/>
    <w:rsid w:val="00692515"/>
    <w:rsid w:val="00692CE6"/>
    <w:rsid w:val="006936A5"/>
    <w:rsid w:val="0069582B"/>
    <w:rsid w:val="00695B4D"/>
    <w:rsid w:val="00696A10"/>
    <w:rsid w:val="006A0786"/>
    <w:rsid w:val="006A1946"/>
    <w:rsid w:val="006A3991"/>
    <w:rsid w:val="006A436C"/>
    <w:rsid w:val="006A4CC2"/>
    <w:rsid w:val="006A5221"/>
    <w:rsid w:val="006A55E6"/>
    <w:rsid w:val="006A5C89"/>
    <w:rsid w:val="006A60DC"/>
    <w:rsid w:val="006A6E7D"/>
    <w:rsid w:val="006A7DA7"/>
    <w:rsid w:val="006B0FE5"/>
    <w:rsid w:val="006B289F"/>
    <w:rsid w:val="006B321E"/>
    <w:rsid w:val="006B4565"/>
    <w:rsid w:val="006B4C4B"/>
    <w:rsid w:val="006B4D8D"/>
    <w:rsid w:val="006B57F1"/>
    <w:rsid w:val="006B611B"/>
    <w:rsid w:val="006B6AFD"/>
    <w:rsid w:val="006B6C49"/>
    <w:rsid w:val="006B71CD"/>
    <w:rsid w:val="006C1367"/>
    <w:rsid w:val="006C2144"/>
    <w:rsid w:val="006C51AB"/>
    <w:rsid w:val="006C5B0C"/>
    <w:rsid w:val="006C6CB7"/>
    <w:rsid w:val="006C720B"/>
    <w:rsid w:val="006C78A9"/>
    <w:rsid w:val="006C7A66"/>
    <w:rsid w:val="006D0D70"/>
    <w:rsid w:val="006D162B"/>
    <w:rsid w:val="006D2151"/>
    <w:rsid w:val="006D3EF8"/>
    <w:rsid w:val="006D40EA"/>
    <w:rsid w:val="006D40F6"/>
    <w:rsid w:val="006D68E2"/>
    <w:rsid w:val="006D6FAE"/>
    <w:rsid w:val="006E04F4"/>
    <w:rsid w:val="006E125F"/>
    <w:rsid w:val="006E46C8"/>
    <w:rsid w:val="006E560E"/>
    <w:rsid w:val="006E5C35"/>
    <w:rsid w:val="006E73DB"/>
    <w:rsid w:val="006F15FA"/>
    <w:rsid w:val="006F1B52"/>
    <w:rsid w:val="006F3D65"/>
    <w:rsid w:val="006F5B16"/>
    <w:rsid w:val="006F5F09"/>
    <w:rsid w:val="006F6E58"/>
    <w:rsid w:val="006F7A8F"/>
    <w:rsid w:val="00700596"/>
    <w:rsid w:val="00702AF3"/>
    <w:rsid w:val="00704284"/>
    <w:rsid w:val="00705A62"/>
    <w:rsid w:val="00707642"/>
    <w:rsid w:val="00712770"/>
    <w:rsid w:val="00715536"/>
    <w:rsid w:val="00717BA6"/>
    <w:rsid w:val="0072120A"/>
    <w:rsid w:val="00721466"/>
    <w:rsid w:val="00721A3E"/>
    <w:rsid w:val="00722284"/>
    <w:rsid w:val="007222CB"/>
    <w:rsid w:val="007244A1"/>
    <w:rsid w:val="00724D16"/>
    <w:rsid w:val="0072553F"/>
    <w:rsid w:val="007257BF"/>
    <w:rsid w:val="007273A1"/>
    <w:rsid w:val="007275F7"/>
    <w:rsid w:val="00727A11"/>
    <w:rsid w:val="007334D4"/>
    <w:rsid w:val="00733785"/>
    <w:rsid w:val="00734223"/>
    <w:rsid w:val="00735176"/>
    <w:rsid w:val="007352BA"/>
    <w:rsid w:val="00735B42"/>
    <w:rsid w:val="00736FAD"/>
    <w:rsid w:val="00740332"/>
    <w:rsid w:val="00740741"/>
    <w:rsid w:val="00740DB6"/>
    <w:rsid w:val="00742721"/>
    <w:rsid w:val="00744EB7"/>
    <w:rsid w:val="00745CF9"/>
    <w:rsid w:val="00746496"/>
    <w:rsid w:val="007466D3"/>
    <w:rsid w:val="00747DB2"/>
    <w:rsid w:val="00750A0B"/>
    <w:rsid w:val="00751D08"/>
    <w:rsid w:val="00756742"/>
    <w:rsid w:val="00757671"/>
    <w:rsid w:val="00760832"/>
    <w:rsid w:val="00760844"/>
    <w:rsid w:val="00761EA6"/>
    <w:rsid w:val="00763A40"/>
    <w:rsid w:val="00765AA1"/>
    <w:rsid w:val="00766521"/>
    <w:rsid w:val="0076781B"/>
    <w:rsid w:val="00767D0B"/>
    <w:rsid w:val="0077011C"/>
    <w:rsid w:val="00774F22"/>
    <w:rsid w:val="00775898"/>
    <w:rsid w:val="007772C7"/>
    <w:rsid w:val="00781051"/>
    <w:rsid w:val="0078182B"/>
    <w:rsid w:val="007847E5"/>
    <w:rsid w:val="00784E93"/>
    <w:rsid w:val="00787345"/>
    <w:rsid w:val="0079067A"/>
    <w:rsid w:val="00791759"/>
    <w:rsid w:val="0079246B"/>
    <w:rsid w:val="00794225"/>
    <w:rsid w:val="007959C9"/>
    <w:rsid w:val="0079619B"/>
    <w:rsid w:val="007A16EA"/>
    <w:rsid w:val="007A276E"/>
    <w:rsid w:val="007A4034"/>
    <w:rsid w:val="007A51B3"/>
    <w:rsid w:val="007A59FC"/>
    <w:rsid w:val="007A7664"/>
    <w:rsid w:val="007B08C7"/>
    <w:rsid w:val="007B093F"/>
    <w:rsid w:val="007B0C47"/>
    <w:rsid w:val="007B223E"/>
    <w:rsid w:val="007B241C"/>
    <w:rsid w:val="007B2879"/>
    <w:rsid w:val="007B3750"/>
    <w:rsid w:val="007B63D3"/>
    <w:rsid w:val="007B756B"/>
    <w:rsid w:val="007C17D1"/>
    <w:rsid w:val="007C2C99"/>
    <w:rsid w:val="007C3945"/>
    <w:rsid w:val="007C498E"/>
    <w:rsid w:val="007C5CBE"/>
    <w:rsid w:val="007C7E21"/>
    <w:rsid w:val="007C7ECD"/>
    <w:rsid w:val="007D0A9A"/>
    <w:rsid w:val="007D0E3E"/>
    <w:rsid w:val="007D24EA"/>
    <w:rsid w:val="007D3116"/>
    <w:rsid w:val="007D3D59"/>
    <w:rsid w:val="007D4D54"/>
    <w:rsid w:val="007D5C06"/>
    <w:rsid w:val="007D69C2"/>
    <w:rsid w:val="007D7388"/>
    <w:rsid w:val="007E13A9"/>
    <w:rsid w:val="007E13FC"/>
    <w:rsid w:val="007E29FF"/>
    <w:rsid w:val="007E2C07"/>
    <w:rsid w:val="007E3291"/>
    <w:rsid w:val="007E483E"/>
    <w:rsid w:val="007E5B03"/>
    <w:rsid w:val="007E5B04"/>
    <w:rsid w:val="007E6BD1"/>
    <w:rsid w:val="007F0185"/>
    <w:rsid w:val="007F1307"/>
    <w:rsid w:val="007F3E06"/>
    <w:rsid w:val="007F48EE"/>
    <w:rsid w:val="007F594A"/>
    <w:rsid w:val="007F7EA0"/>
    <w:rsid w:val="00800C92"/>
    <w:rsid w:val="008014CD"/>
    <w:rsid w:val="008023BD"/>
    <w:rsid w:val="00802CDC"/>
    <w:rsid w:val="00803209"/>
    <w:rsid w:val="00803736"/>
    <w:rsid w:val="00807103"/>
    <w:rsid w:val="00807BF9"/>
    <w:rsid w:val="0081304A"/>
    <w:rsid w:val="00814D59"/>
    <w:rsid w:val="008165AB"/>
    <w:rsid w:val="008172A1"/>
    <w:rsid w:val="00817AF3"/>
    <w:rsid w:val="0082225B"/>
    <w:rsid w:val="00823464"/>
    <w:rsid w:val="0082714B"/>
    <w:rsid w:val="008275F2"/>
    <w:rsid w:val="00830E6A"/>
    <w:rsid w:val="008313C1"/>
    <w:rsid w:val="00831B42"/>
    <w:rsid w:val="00832D1F"/>
    <w:rsid w:val="00834632"/>
    <w:rsid w:val="008356AD"/>
    <w:rsid w:val="00836501"/>
    <w:rsid w:val="00842599"/>
    <w:rsid w:val="008435F9"/>
    <w:rsid w:val="008477B3"/>
    <w:rsid w:val="00850419"/>
    <w:rsid w:val="0085099F"/>
    <w:rsid w:val="0085481A"/>
    <w:rsid w:val="00855B75"/>
    <w:rsid w:val="00855C4C"/>
    <w:rsid w:val="00855E93"/>
    <w:rsid w:val="00856FF6"/>
    <w:rsid w:val="00857AC1"/>
    <w:rsid w:val="00857E2B"/>
    <w:rsid w:val="00862394"/>
    <w:rsid w:val="008623EC"/>
    <w:rsid w:val="00862BC1"/>
    <w:rsid w:val="00863155"/>
    <w:rsid w:val="00863F13"/>
    <w:rsid w:val="008659F3"/>
    <w:rsid w:val="00866189"/>
    <w:rsid w:val="00867BE0"/>
    <w:rsid w:val="00867F87"/>
    <w:rsid w:val="00870E79"/>
    <w:rsid w:val="00871008"/>
    <w:rsid w:val="008732D5"/>
    <w:rsid w:val="00873C8E"/>
    <w:rsid w:val="00874404"/>
    <w:rsid w:val="0087682C"/>
    <w:rsid w:val="00877131"/>
    <w:rsid w:val="008805E1"/>
    <w:rsid w:val="00881388"/>
    <w:rsid w:val="00885C81"/>
    <w:rsid w:val="00886D70"/>
    <w:rsid w:val="00887207"/>
    <w:rsid w:val="008911FA"/>
    <w:rsid w:val="00892C8F"/>
    <w:rsid w:val="00893BA0"/>
    <w:rsid w:val="00894CA0"/>
    <w:rsid w:val="00894E93"/>
    <w:rsid w:val="00895CC3"/>
    <w:rsid w:val="00897AFD"/>
    <w:rsid w:val="008A2DBF"/>
    <w:rsid w:val="008A2FB8"/>
    <w:rsid w:val="008A4864"/>
    <w:rsid w:val="008A5C49"/>
    <w:rsid w:val="008A703C"/>
    <w:rsid w:val="008B02F7"/>
    <w:rsid w:val="008B093C"/>
    <w:rsid w:val="008B36C5"/>
    <w:rsid w:val="008B5032"/>
    <w:rsid w:val="008B5092"/>
    <w:rsid w:val="008C0AE6"/>
    <w:rsid w:val="008C1205"/>
    <w:rsid w:val="008C3B25"/>
    <w:rsid w:val="008C4C1E"/>
    <w:rsid w:val="008C5680"/>
    <w:rsid w:val="008C5C20"/>
    <w:rsid w:val="008C5C89"/>
    <w:rsid w:val="008C6376"/>
    <w:rsid w:val="008C7190"/>
    <w:rsid w:val="008C755E"/>
    <w:rsid w:val="008C7592"/>
    <w:rsid w:val="008C7B62"/>
    <w:rsid w:val="008C7B86"/>
    <w:rsid w:val="008D42A8"/>
    <w:rsid w:val="008E1FD5"/>
    <w:rsid w:val="008E32EA"/>
    <w:rsid w:val="008E6590"/>
    <w:rsid w:val="008F09FD"/>
    <w:rsid w:val="008F193D"/>
    <w:rsid w:val="008F2272"/>
    <w:rsid w:val="008F3B92"/>
    <w:rsid w:val="008F3C84"/>
    <w:rsid w:val="008F5095"/>
    <w:rsid w:val="008F669E"/>
    <w:rsid w:val="008F6B53"/>
    <w:rsid w:val="008F7581"/>
    <w:rsid w:val="008F7669"/>
    <w:rsid w:val="00902F49"/>
    <w:rsid w:val="00904429"/>
    <w:rsid w:val="00905C85"/>
    <w:rsid w:val="00905C8C"/>
    <w:rsid w:val="00906721"/>
    <w:rsid w:val="009101C7"/>
    <w:rsid w:val="00912281"/>
    <w:rsid w:val="0091242D"/>
    <w:rsid w:val="009129EC"/>
    <w:rsid w:val="00912E41"/>
    <w:rsid w:val="00915C5D"/>
    <w:rsid w:val="00915DAC"/>
    <w:rsid w:val="00917BB2"/>
    <w:rsid w:val="00921331"/>
    <w:rsid w:val="00930CA9"/>
    <w:rsid w:val="0093576C"/>
    <w:rsid w:val="00937B55"/>
    <w:rsid w:val="00942185"/>
    <w:rsid w:val="00943502"/>
    <w:rsid w:val="00944A48"/>
    <w:rsid w:val="009462F0"/>
    <w:rsid w:val="00950BA8"/>
    <w:rsid w:val="009513F4"/>
    <w:rsid w:val="00952B51"/>
    <w:rsid w:val="00953A7D"/>
    <w:rsid w:val="00954B64"/>
    <w:rsid w:val="00957AED"/>
    <w:rsid w:val="00960E2A"/>
    <w:rsid w:val="00961163"/>
    <w:rsid w:val="00962D3C"/>
    <w:rsid w:val="00962FDE"/>
    <w:rsid w:val="00963716"/>
    <w:rsid w:val="009655BD"/>
    <w:rsid w:val="00965ACE"/>
    <w:rsid w:val="00966753"/>
    <w:rsid w:val="009669CB"/>
    <w:rsid w:val="0096771D"/>
    <w:rsid w:val="00970010"/>
    <w:rsid w:val="00970B79"/>
    <w:rsid w:val="00970EB7"/>
    <w:rsid w:val="00973C5F"/>
    <w:rsid w:val="0097484F"/>
    <w:rsid w:val="009757E9"/>
    <w:rsid w:val="009766E6"/>
    <w:rsid w:val="009766F8"/>
    <w:rsid w:val="00977624"/>
    <w:rsid w:val="0097782C"/>
    <w:rsid w:val="00980E97"/>
    <w:rsid w:val="009830C2"/>
    <w:rsid w:val="0099159B"/>
    <w:rsid w:val="009915A0"/>
    <w:rsid w:val="00992D86"/>
    <w:rsid w:val="00994B04"/>
    <w:rsid w:val="009A0E5B"/>
    <w:rsid w:val="009A4B00"/>
    <w:rsid w:val="009A4B77"/>
    <w:rsid w:val="009A5687"/>
    <w:rsid w:val="009A6F47"/>
    <w:rsid w:val="009A73C0"/>
    <w:rsid w:val="009A7B96"/>
    <w:rsid w:val="009B0425"/>
    <w:rsid w:val="009B44E2"/>
    <w:rsid w:val="009B4A50"/>
    <w:rsid w:val="009B54EB"/>
    <w:rsid w:val="009C000A"/>
    <w:rsid w:val="009C14DF"/>
    <w:rsid w:val="009C3359"/>
    <w:rsid w:val="009C35A0"/>
    <w:rsid w:val="009C39C1"/>
    <w:rsid w:val="009C4279"/>
    <w:rsid w:val="009C57C2"/>
    <w:rsid w:val="009C79A2"/>
    <w:rsid w:val="009D1A8A"/>
    <w:rsid w:val="009D2A70"/>
    <w:rsid w:val="009D2A7A"/>
    <w:rsid w:val="009D5415"/>
    <w:rsid w:val="009D5CA2"/>
    <w:rsid w:val="009D63CB"/>
    <w:rsid w:val="009D6B98"/>
    <w:rsid w:val="009D7252"/>
    <w:rsid w:val="009E079B"/>
    <w:rsid w:val="009E30F2"/>
    <w:rsid w:val="009E461E"/>
    <w:rsid w:val="009E52E3"/>
    <w:rsid w:val="009E613C"/>
    <w:rsid w:val="009F1181"/>
    <w:rsid w:val="009F3189"/>
    <w:rsid w:val="009F389A"/>
    <w:rsid w:val="009F5020"/>
    <w:rsid w:val="009F54F9"/>
    <w:rsid w:val="009F5AFC"/>
    <w:rsid w:val="009F6A9F"/>
    <w:rsid w:val="009F6FE5"/>
    <w:rsid w:val="009F7DBD"/>
    <w:rsid w:val="00A01ABD"/>
    <w:rsid w:val="00A04A36"/>
    <w:rsid w:val="00A06075"/>
    <w:rsid w:val="00A06C70"/>
    <w:rsid w:val="00A07799"/>
    <w:rsid w:val="00A13A76"/>
    <w:rsid w:val="00A1422B"/>
    <w:rsid w:val="00A15312"/>
    <w:rsid w:val="00A15724"/>
    <w:rsid w:val="00A16E2B"/>
    <w:rsid w:val="00A206C5"/>
    <w:rsid w:val="00A2103D"/>
    <w:rsid w:val="00A220C3"/>
    <w:rsid w:val="00A2329B"/>
    <w:rsid w:val="00A24BB3"/>
    <w:rsid w:val="00A25792"/>
    <w:rsid w:val="00A25EF1"/>
    <w:rsid w:val="00A269A9"/>
    <w:rsid w:val="00A3113F"/>
    <w:rsid w:val="00A32A23"/>
    <w:rsid w:val="00A3335B"/>
    <w:rsid w:val="00A3338B"/>
    <w:rsid w:val="00A349E9"/>
    <w:rsid w:val="00A34A02"/>
    <w:rsid w:val="00A37328"/>
    <w:rsid w:val="00A3735E"/>
    <w:rsid w:val="00A3772B"/>
    <w:rsid w:val="00A403DD"/>
    <w:rsid w:val="00A40665"/>
    <w:rsid w:val="00A41E71"/>
    <w:rsid w:val="00A422B4"/>
    <w:rsid w:val="00A42431"/>
    <w:rsid w:val="00A43356"/>
    <w:rsid w:val="00A45E2B"/>
    <w:rsid w:val="00A46D46"/>
    <w:rsid w:val="00A500A2"/>
    <w:rsid w:val="00A5134D"/>
    <w:rsid w:val="00A52641"/>
    <w:rsid w:val="00A5377E"/>
    <w:rsid w:val="00A54BB8"/>
    <w:rsid w:val="00A55F5B"/>
    <w:rsid w:val="00A61442"/>
    <w:rsid w:val="00A619CE"/>
    <w:rsid w:val="00A6264E"/>
    <w:rsid w:val="00A63034"/>
    <w:rsid w:val="00A657E5"/>
    <w:rsid w:val="00A7191B"/>
    <w:rsid w:val="00A7465F"/>
    <w:rsid w:val="00A74900"/>
    <w:rsid w:val="00A74C33"/>
    <w:rsid w:val="00A752ED"/>
    <w:rsid w:val="00A753C2"/>
    <w:rsid w:val="00A776C2"/>
    <w:rsid w:val="00A802D1"/>
    <w:rsid w:val="00A8070A"/>
    <w:rsid w:val="00A829BD"/>
    <w:rsid w:val="00A86042"/>
    <w:rsid w:val="00A86A6E"/>
    <w:rsid w:val="00A87843"/>
    <w:rsid w:val="00A9300A"/>
    <w:rsid w:val="00A9367B"/>
    <w:rsid w:val="00A94089"/>
    <w:rsid w:val="00A956D4"/>
    <w:rsid w:val="00A96ACF"/>
    <w:rsid w:val="00AA1729"/>
    <w:rsid w:val="00AA1751"/>
    <w:rsid w:val="00AA24D6"/>
    <w:rsid w:val="00AA2D2C"/>
    <w:rsid w:val="00AA36F8"/>
    <w:rsid w:val="00AA4A83"/>
    <w:rsid w:val="00AA51A0"/>
    <w:rsid w:val="00AA6366"/>
    <w:rsid w:val="00AA67AF"/>
    <w:rsid w:val="00AA775F"/>
    <w:rsid w:val="00AA7CB7"/>
    <w:rsid w:val="00AB063A"/>
    <w:rsid w:val="00AB0D6A"/>
    <w:rsid w:val="00AB15A5"/>
    <w:rsid w:val="00AB4E51"/>
    <w:rsid w:val="00AB4E88"/>
    <w:rsid w:val="00AB556A"/>
    <w:rsid w:val="00AB5F61"/>
    <w:rsid w:val="00AB74A6"/>
    <w:rsid w:val="00AC10F6"/>
    <w:rsid w:val="00AC1411"/>
    <w:rsid w:val="00AC46D8"/>
    <w:rsid w:val="00AC4A45"/>
    <w:rsid w:val="00AC6916"/>
    <w:rsid w:val="00AC6A8E"/>
    <w:rsid w:val="00AD0E4F"/>
    <w:rsid w:val="00AD105F"/>
    <w:rsid w:val="00AD3AF1"/>
    <w:rsid w:val="00AE1747"/>
    <w:rsid w:val="00AE2CF6"/>
    <w:rsid w:val="00AE3FF8"/>
    <w:rsid w:val="00AE6932"/>
    <w:rsid w:val="00AE7B85"/>
    <w:rsid w:val="00AF05E7"/>
    <w:rsid w:val="00AF065A"/>
    <w:rsid w:val="00AF0A8A"/>
    <w:rsid w:val="00AF4AC8"/>
    <w:rsid w:val="00AF4B97"/>
    <w:rsid w:val="00AF5B31"/>
    <w:rsid w:val="00AF7A8F"/>
    <w:rsid w:val="00B1259F"/>
    <w:rsid w:val="00B16D84"/>
    <w:rsid w:val="00B200A6"/>
    <w:rsid w:val="00B20CE1"/>
    <w:rsid w:val="00B213D2"/>
    <w:rsid w:val="00B24727"/>
    <w:rsid w:val="00B26F4D"/>
    <w:rsid w:val="00B27762"/>
    <w:rsid w:val="00B30393"/>
    <w:rsid w:val="00B33022"/>
    <w:rsid w:val="00B347A0"/>
    <w:rsid w:val="00B3515B"/>
    <w:rsid w:val="00B37DD6"/>
    <w:rsid w:val="00B42EB6"/>
    <w:rsid w:val="00B43B05"/>
    <w:rsid w:val="00B43D16"/>
    <w:rsid w:val="00B43E5A"/>
    <w:rsid w:val="00B45B55"/>
    <w:rsid w:val="00B45DF9"/>
    <w:rsid w:val="00B46E54"/>
    <w:rsid w:val="00B46F80"/>
    <w:rsid w:val="00B46FB3"/>
    <w:rsid w:val="00B470F7"/>
    <w:rsid w:val="00B5195D"/>
    <w:rsid w:val="00B5609F"/>
    <w:rsid w:val="00B56EBC"/>
    <w:rsid w:val="00B62BF5"/>
    <w:rsid w:val="00B65D04"/>
    <w:rsid w:val="00B676A8"/>
    <w:rsid w:val="00B70A23"/>
    <w:rsid w:val="00B73304"/>
    <w:rsid w:val="00B74AC2"/>
    <w:rsid w:val="00B74B33"/>
    <w:rsid w:val="00B822DE"/>
    <w:rsid w:val="00B82A69"/>
    <w:rsid w:val="00B841B3"/>
    <w:rsid w:val="00B8478F"/>
    <w:rsid w:val="00B85459"/>
    <w:rsid w:val="00B86045"/>
    <w:rsid w:val="00B86E51"/>
    <w:rsid w:val="00B9051C"/>
    <w:rsid w:val="00B90BD9"/>
    <w:rsid w:val="00B95AC5"/>
    <w:rsid w:val="00B9691D"/>
    <w:rsid w:val="00B96E49"/>
    <w:rsid w:val="00B972B1"/>
    <w:rsid w:val="00B9790C"/>
    <w:rsid w:val="00BA0245"/>
    <w:rsid w:val="00BA123F"/>
    <w:rsid w:val="00BA2887"/>
    <w:rsid w:val="00BA3DE6"/>
    <w:rsid w:val="00BA42A5"/>
    <w:rsid w:val="00BA4543"/>
    <w:rsid w:val="00BA6006"/>
    <w:rsid w:val="00BA6909"/>
    <w:rsid w:val="00BA6ED5"/>
    <w:rsid w:val="00BA7BFE"/>
    <w:rsid w:val="00BB0EBC"/>
    <w:rsid w:val="00BB20E3"/>
    <w:rsid w:val="00BB263C"/>
    <w:rsid w:val="00BB28B6"/>
    <w:rsid w:val="00BB3079"/>
    <w:rsid w:val="00BB3AF3"/>
    <w:rsid w:val="00BB3DC1"/>
    <w:rsid w:val="00BB7D4C"/>
    <w:rsid w:val="00BC24BB"/>
    <w:rsid w:val="00BC2F72"/>
    <w:rsid w:val="00BC376E"/>
    <w:rsid w:val="00BC40F9"/>
    <w:rsid w:val="00BC6F25"/>
    <w:rsid w:val="00BD0262"/>
    <w:rsid w:val="00BD02C8"/>
    <w:rsid w:val="00BD1AB0"/>
    <w:rsid w:val="00BD2E4B"/>
    <w:rsid w:val="00BD2EEE"/>
    <w:rsid w:val="00BD46F2"/>
    <w:rsid w:val="00BD7CA3"/>
    <w:rsid w:val="00BE1CCF"/>
    <w:rsid w:val="00BE3989"/>
    <w:rsid w:val="00BE3BC8"/>
    <w:rsid w:val="00BE3E0A"/>
    <w:rsid w:val="00BE6225"/>
    <w:rsid w:val="00BE74FD"/>
    <w:rsid w:val="00BF02B4"/>
    <w:rsid w:val="00BF117A"/>
    <w:rsid w:val="00BF31BA"/>
    <w:rsid w:val="00C00581"/>
    <w:rsid w:val="00C007EC"/>
    <w:rsid w:val="00C031B3"/>
    <w:rsid w:val="00C050F7"/>
    <w:rsid w:val="00C06584"/>
    <w:rsid w:val="00C10422"/>
    <w:rsid w:val="00C11114"/>
    <w:rsid w:val="00C12A7C"/>
    <w:rsid w:val="00C13F43"/>
    <w:rsid w:val="00C14502"/>
    <w:rsid w:val="00C20394"/>
    <w:rsid w:val="00C20DB3"/>
    <w:rsid w:val="00C21FBD"/>
    <w:rsid w:val="00C22BA1"/>
    <w:rsid w:val="00C23E59"/>
    <w:rsid w:val="00C23EA2"/>
    <w:rsid w:val="00C248A7"/>
    <w:rsid w:val="00C24DFE"/>
    <w:rsid w:val="00C24F02"/>
    <w:rsid w:val="00C307ED"/>
    <w:rsid w:val="00C314C4"/>
    <w:rsid w:val="00C326AE"/>
    <w:rsid w:val="00C3395F"/>
    <w:rsid w:val="00C34A3D"/>
    <w:rsid w:val="00C37417"/>
    <w:rsid w:val="00C37CDC"/>
    <w:rsid w:val="00C402C8"/>
    <w:rsid w:val="00C42B0A"/>
    <w:rsid w:val="00C45310"/>
    <w:rsid w:val="00C45AF4"/>
    <w:rsid w:val="00C46675"/>
    <w:rsid w:val="00C47A00"/>
    <w:rsid w:val="00C53CA4"/>
    <w:rsid w:val="00C54C36"/>
    <w:rsid w:val="00C55126"/>
    <w:rsid w:val="00C56461"/>
    <w:rsid w:val="00C60756"/>
    <w:rsid w:val="00C62198"/>
    <w:rsid w:val="00C6273F"/>
    <w:rsid w:val="00C62CBF"/>
    <w:rsid w:val="00C63020"/>
    <w:rsid w:val="00C64BE3"/>
    <w:rsid w:val="00C65F21"/>
    <w:rsid w:val="00C675EB"/>
    <w:rsid w:val="00C677A0"/>
    <w:rsid w:val="00C750DB"/>
    <w:rsid w:val="00C7697F"/>
    <w:rsid w:val="00C80C00"/>
    <w:rsid w:val="00C81348"/>
    <w:rsid w:val="00C8244D"/>
    <w:rsid w:val="00C83C9F"/>
    <w:rsid w:val="00C85035"/>
    <w:rsid w:val="00C9063F"/>
    <w:rsid w:val="00C915CD"/>
    <w:rsid w:val="00C93DF5"/>
    <w:rsid w:val="00C9571D"/>
    <w:rsid w:val="00C958D5"/>
    <w:rsid w:val="00C977A4"/>
    <w:rsid w:val="00CA144E"/>
    <w:rsid w:val="00CA328E"/>
    <w:rsid w:val="00CA3540"/>
    <w:rsid w:val="00CA43F2"/>
    <w:rsid w:val="00CA47B2"/>
    <w:rsid w:val="00CA587F"/>
    <w:rsid w:val="00CA6074"/>
    <w:rsid w:val="00CA79A9"/>
    <w:rsid w:val="00CB057D"/>
    <w:rsid w:val="00CB0C3F"/>
    <w:rsid w:val="00CB184F"/>
    <w:rsid w:val="00CB3AD8"/>
    <w:rsid w:val="00CB418B"/>
    <w:rsid w:val="00CB4A55"/>
    <w:rsid w:val="00CB628E"/>
    <w:rsid w:val="00CB6880"/>
    <w:rsid w:val="00CC0F4E"/>
    <w:rsid w:val="00CC2309"/>
    <w:rsid w:val="00CC3070"/>
    <w:rsid w:val="00CC3A06"/>
    <w:rsid w:val="00CC622F"/>
    <w:rsid w:val="00CC6EC1"/>
    <w:rsid w:val="00CC70C3"/>
    <w:rsid w:val="00CC7F18"/>
    <w:rsid w:val="00CD0569"/>
    <w:rsid w:val="00CD2A26"/>
    <w:rsid w:val="00CD34D3"/>
    <w:rsid w:val="00CD38D4"/>
    <w:rsid w:val="00CD41ED"/>
    <w:rsid w:val="00CD7537"/>
    <w:rsid w:val="00CD7BF4"/>
    <w:rsid w:val="00CE45A8"/>
    <w:rsid w:val="00CE6016"/>
    <w:rsid w:val="00CF02E7"/>
    <w:rsid w:val="00CF0B4E"/>
    <w:rsid w:val="00CF0EC7"/>
    <w:rsid w:val="00CF2153"/>
    <w:rsid w:val="00CF2352"/>
    <w:rsid w:val="00CF3B42"/>
    <w:rsid w:val="00CF4947"/>
    <w:rsid w:val="00CF5A80"/>
    <w:rsid w:val="00CF5AB7"/>
    <w:rsid w:val="00CF5D16"/>
    <w:rsid w:val="00CF74E9"/>
    <w:rsid w:val="00D00673"/>
    <w:rsid w:val="00D01460"/>
    <w:rsid w:val="00D026E0"/>
    <w:rsid w:val="00D02B49"/>
    <w:rsid w:val="00D02BB9"/>
    <w:rsid w:val="00D0451F"/>
    <w:rsid w:val="00D050DA"/>
    <w:rsid w:val="00D06BFD"/>
    <w:rsid w:val="00D06FE7"/>
    <w:rsid w:val="00D0751C"/>
    <w:rsid w:val="00D07AA4"/>
    <w:rsid w:val="00D11293"/>
    <w:rsid w:val="00D13756"/>
    <w:rsid w:val="00D141A0"/>
    <w:rsid w:val="00D14631"/>
    <w:rsid w:val="00D15699"/>
    <w:rsid w:val="00D21591"/>
    <w:rsid w:val="00D2506C"/>
    <w:rsid w:val="00D30426"/>
    <w:rsid w:val="00D3166A"/>
    <w:rsid w:val="00D31E4B"/>
    <w:rsid w:val="00D323F9"/>
    <w:rsid w:val="00D32A55"/>
    <w:rsid w:val="00D32F3F"/>
    <w:rsid w:val="00D3434C"/>
    <w:rsid w:val="00D3780C"/>
    <w:rsid w:val="00D43A0D"/>
    <w:rsid w:val="00D43DD8"/>
    <w:rsid w:val="00D44A45"/>
    <w:rsid w:val="00D45D99"/>
    <w:rsid w:val="00D462BD"/>
    <w:rsid w:val="00D46514"/>
    <w:rsid w:val="00D51985"/>
    <w:rsid w:val="00D53B17"/>
    <w:rsid w:val="00D547AE"/>
    <w:rsid w:val="00D5517B"/>
    <w:rsid w:val="00D5578A"/>
    <w:rsid w:val="00D60921"/>
    <w:rsid w:val="00D62030"/>
    <w:rsid w:val="00D62A0A"/>
    <w:rsid w:val="00D63906"/>
    <w:rsid w:val="00D647FF"/>
    <w:rsid w:val="00D658CB"/>
    <w:rsid w:val="00D65B7D"/>
    <w:rsid w:val="00D70C5C"/>
    <w:rsid w:val="00D7170C"/>
    <w:rsid w:val="00D76A98"/>
    <w:rsid w:val="00D77183"/>
    <w:rsid w:val="00D80558"/>
    <w:rsid w:val="00D806E8"/>
    <w:rsid w:val="00D8397F"/>
    <w:rsid w:val="00D906A4"/>
    <w:rsid w:val="00D91A65"/>
    <w:rsid w:val="00D932C5"/>
    <w:rsid w:val="00D93DC1"/>
    <w:rsid w:val="00D94FB6"/>
    <w:rsid w:val="00D97547"/>
    <w:rsid w:val="00D97868"/>
    <w:rsid w:val="00D978A4"/>
    <w:rsid w:val="00DA0252"/>
    <w:rsid w:val="00DA09B8"/>
    <w:rsid w:val="00DA0FE8"/>
    <w:rsid w:val="00DA2F18"/>
    <w:rsid w:val="00DA5730"/>
    <w:rsid w:val="00DB068B"/>
    <w:rsid w:val="00DB16F7"/>
    <w:rsid w:val="00DB2B09"/>
    <w:rsid w:val="00DB2C28"/>
    <w:rsid w:val="00DB3175"/>
    <w:rsid w:val="00DB3762"/>
    <w:rsid w:val="00DB3CFA"/>
    <w:rsid w:val="00DB5420"/>
    <w:rsid w:val="00DC000C"/>
    <w:rsid w:val="00DC2562"/>
    <w:rsid w:val="00DC44D2"/>
    <w:rsid w:val="00DC5E2E"/>
    <w:rsid w:val="00DC5FA9"/>
    <w:rsid w:val="00DC68F4"/>
    <w:rsid w:val="00DC7AC6"/>
    <w:rsid w:val="00DD3DBF"/>
    <w:rsid w:val="00DD577F"/>
    <w:rsid w:val="00DE0076"/>
    <w:rsid w:val="00DE45C7"/>
    <w:rsid w:val="00DE4BAD"/>
    <w:rsid w:val="00DE4EDC"/>
    <w:rsid w:val="00DE7A4C"/>
    <w:rsid w:val="00DE7B3F"/>
    <w:rsid w:val="00DF11B3"/>
    <w:rsid w:val="00DF13F3"/>
    <w:rsid w:val="00DF2F36"/>
    <w:rsid w:val="00DF55E2"/>
    <w:rsid w:val="00DF6807"/>
    <w:rsid w:val="00DF7C96"/>
    <w:rsid w:val="00E02B19"/>
    <w:rsid w:val="00E0333B"/>
    <w:rsid w:val="00E05609"/>
    <w:rsid w:val="00E05EE5"/>
    <w:rsid w:val="00E066A4"/>
    <w:rsid w:val="00E06C1C"/>
    <w:rsid w:val="00E078A1"/>
    <w:rsid w:val="00E07A37"/>
    <w:rsid w:val="00E111EC"/>
    <w:rsid w:val="00E12170"/>
    <w:rsid w:val="00E13883"/>
    <w:rsid w:val="00E14141"/>
    <w:rsid w:val="00E15C1A"/>
    <w:rsid w:val="00E16AED"/>
    <w:rsid w:val="00E171D3"/>
    <w:rsid w:val="00E178A4"/>
    <w:rsid w:val="00E2114A"/>
    <w:rsid w:val="00E219AC"/>
    <w:rsid w:val="00E220F2"/>
    <w:rsid w:val="00E229DF"/>
    <w:rsid w:val="00E25E4C"/>
    <w:rsid w:val="00E25EA3"/>
    <w:rsid w:val="00E271C5"/>
    <w:rsid w:val="00E2746F"/>
    <w:rsid w:val="00E276D6"/>
    <w:rsid w:val="00E302D9"/>
    <w:rsid w:val="00E3047C"/>
    <w:rsid w:val="00E304F1"/>
    <w:rsid w:val="00E31997"/>
    <w:rsid w:val="00E31B84"/>
    <w:rsid w:val="00E32641"/>
    <w:rsid w:val="00E32FD4"/>
    <w:rsid w:val="00E3692B"/>
    <w:rsid w:val="00E37076"/>
    <w:rsid w:val="00E37D38"/>
    <w:rsid w:val="00E37E6F"/>
    <w:rsid w:val="00E40AD5"/>
    <w:rsid w:val="00E410BB"/>
    <w:rsid w:val="00E411DA"/>
    <w:rsid w:val="00E41354"/>
    <w:rsid w:val="00E434D0"/>
    <w:rsid w:val="00E44EAD"/>
    <w:rsid w:val="00E4587A"/>
    <w:rsid w:val="00E45FDA"/>
    <w:rsid w:val="00E46285"/>
    <w:rsid w:val="00E51714"/>
    <w:rsid w:val="00E529E4"/>
    <w:rsid w:val="00E5495C"/>
    <w:rsid w:val="00E61255"/>
    <w:rsid w:val="00E616FF"/>
    <w:rsid w:val="00E62E0C"/>
    <w:rsid w:val="00E64B45"/>
    <w:rsid w:val="00E70615"/>
    <w:rsid w:val="00E72FD1"/>
    <w:rsid w:val="00E7324F"/>
    <w:rsid w:val="00E75CBE"/>
    <w:rsid w:val="00E806B9"/>
    <w:rsid w:val="00E80B20"/>
    <w:rsid w:val="00E826B9"/>
    <w:rsid w:val="00E8491C"/>
    <w:rsid w:val="00E8696F"/>
    <w:rsid w:val="00E86F6F"/>
    <w:rsid w:val="00E8761D"/>
    <w:rsid w:val="00E91F4E"/>
    <w:rsid w:val="00E92F3C"/>
    <w:rsid w:val="00E95F12"/>
    <w:rsid w:val="00E960F6"/>
    <w:rsid w:val="00E97945"/>
    <w:rsid w:val="00E97B5E"/>
    <w:rsid w:val="00E97D81"/>
    <w:rsid w:val="00EA0A1C"/>
    <w:rsid w:val="00EA2B70"/>
    <w:rsid w:val="00EA34DF"/>
    <w:rsid w:val="00EA3884"/>
    <w:rsid w:val="00EA3DF7"/>
    <w:rsid w:val="00EA432B"/>
    <w:rsid w:val="00EA5B71"/>
    <w:rsid w:val="00EB4227"/>
    <w:rsid w:val="00EB5982"/>
    <w:rsid w:val="00EB5995"/>
    <w:rsid w:val="00EB6791"/>
    <w:rsid w:val="00EB7B64"/>
    <w:rsid w:val="00EC1225"/>
    <w:rsid w:val="00EC1F4F"/>
    <w:rsid w:val="00EC2178"/>
    <w:rsid w:val="00EC3AD5"/>
    <w:rsid w:val="00EC4494"/>
    <w:rsid w:val="00EC63DE"/>
    <w:rsid w:val="00ED0561"/>
    <w:rsid w:val="00ED2A15"/>
    <w:rsid w:val="00ED443C"/>
    <w:rsid w:val="00ED6351"/>
    <w:rsid w:val="00ED6C9B"/>
    <w:rsid w:val="00ED7748"/>
    <w:rsid w:val="00EE0337"/>
    <w:rsid w:val="00EE0D9F"/>
    <w:rsid w:val="00EE0FA4"/>
    <w:rsid w:val="00EE1DF1"/>
    <w:rsid w:val="00EE2FBC"/>
    <w:rsid w:val="00EE48E9"/>
    <w:rsid w:val="00EE5798"/>
    <w:rsid w:val="00EE619C"/>
    <w:rsid w:val="00EE71E1"/>
    <w:rsid w:val="00EF1CA5"/>
    <w:rsid w:val="00EF536F"/>
    <w:rsid w:val="00EF6161"/>
    <w:rsid w:val="00EF6B98"/>
    <w:rsid w:val="00F00178"/>
    <w:rsid w:val="00F005F8"/>
    <w:rsid w:val="00F0261B"/>
    <w:rsid w:val="00F0455F"/>
    <w:rsid w:val="00F06960"/>
    <w:rsid w:val="00F07BE4"/>
    <w:rsid w:val="00F12A65"/>
    <w:rsid w:val="00F13135"/>
    <w:rsid w:val="00F166DC"/>
    <w:rsid w:val="00F169C0"/>
    <w:rsid w:val="00F16ECA"/>
    <w:rsid w:val="00F2246C"/>
    <w:rsid w:val="00F22BE6"/>
    <w:rsid w:val="00F23ED6"/>
    <w:rsid w:val="00F240D6"/>
    <w:rsid w:val="00F24C1F"/>
    <w:rsid w:val="00F24EB8"/>
    <w:rsid w:val="00F354AC"/>
    <w:rsid w:val="00F35FDA"/>
    <w:rsid w:val="00F36482"/>
    <w:rsid w:val="00F37387"/>
    <w:rsid w:val="00F37DC2"/>
    <w:rsid w:val="00F40797"/>
    <w:rsid w:val="00F434DB"/>
    <w:rsid w:val="00F43B04"/>
    <w:rsid w:val="00F44CB9"/>
    <w:rsid w:val="00F44DE9"/>
    <w:rsid w:val="00F46D3E"/>
    <w:rsid w:val="00F51115"/>
    <w:rsid w:val="00F5114D"/>
    <w:rsid w:val="00F527DB"/>
    <w:rsid w:val="00F54075"/>
    <w:rsid w:val="00F54D71"/>
    <w:rsid w:val="00F54E8A"/>
    <w:rsid w:val="00F5657D"/>
    <w:rsid w:val="00F5713D"/>
    <w:rsid w:val="00F6033B"/>
    <w:rsid w:val="00F63317"/>
    <w:rsid w:val="00F64DA0"/>
    <w:rsid w:val="00F670BA"/>
    <w:rsid w:val="00F679E7"/>
    <w:rsid w:val="00F726F2"/>
    <w:rsid w:val="00F73269"/>
    <w:rsid w:val="00F73322"/>
    <w:rsid w:val="00F73CEC"/>
    <w:rsid w:val="00F76011"/>
    <w:rsid w:val="00F7793C"/>
    <w:rsid w:val="00F80B5D"/>
    <w:rsid w:val="00F8161C"/>
    <w:rsid w:val="00F81AFB"/>
    <w:rsid w:val="00F824CC"/>
    <w:rsid w:val="00F82619"/>
    <w:rsid w:val="00F829E8"/>
    <w:rsid w:val="00F82ADA"/>
    <w:rsid w:val="00F82B20"/>
    <w:rsid w:val="00F82F85"/>
    <w:rsid w:val="00F83DEE"/>
    <w:rsid w:val="00F87CF6"/>
    <w:rsid w:val="00F87EE9"/>
    <w:rsid w:val="00F92167"/>
    <w:rsid w:val="00F92AE5"/>
    <w:rsid w:val="00F94B4C"/>
    <w:rsid w:val="00F9501F"/>
    <w:rsid w:val="00F951BB"/>
    <w:rsid w:val="00F9740C"/>
    <w:rsid w:val="00F974D9"/>
    <w:rsid w:val="00F97DB0"/>
    <w:rsid w:val="00FA084A"/>
    <w:rsid w:val="00FA0F23"/>
    <w:rsid w:val="00FA1DA8"/>
    <w:rsid w:val="00FA7291"/>
    <w:rsid w:val="00FA74A7"/>
    <w:rsid w:val="00FB014E"/>
    <w:rsid w:val="00FB2ABF"/>
    <w:rsid w:val="00FB30C4"/>
    <w:rsid w:val="00FB5E4F"/>
    <w:rsid w:val="00FC0848"/>
    <w:rsid w:val="00FC092C"/>
    <w:rsid w:val="00FC2BA0"/>
    <w:rsid w:val="00FC3518"/>
    <w:rsid w:val="00FC4B5F"/>
    <w:rsid w:val="00FC51B5"/>
    <w:rsid w:val="00FD0378"/>
    <w:rsid w:val="00FD06AB"/>
    <w:rsid w:val="00FD06FE"/>
    <w:rsid w:val="00FD1789"/>
    <w:rsid w:val="00FD3011"/>
    <w:rsid w:val="00FD4932"/>
    <w:rsid w:val="00FD6153"/>
    <w:rsid w:val="00FE138A"/>
    <w:rsid w:val="00FE24D7"/>
    <w:rsid w:val="00FE2DE4"/>
    <w:rsid w:val="00FE350D"/>
    <w:rsid w:val="00FE4017"/>
    <w:rsid w:val="00FE4B1A"/>
    <w:rsid w:val="00FE5CEA"/>
    <w:rsid w:val="00FF0E15"/>
    <w:rsid w:val="00FF2607"/>
    <w:rsid w:val="00FF2A2D"/>
    <w:rsid w:val="00FF2B91"/>
    <w:rsid w:val="00FF2F22"/>
    <w:rsid w:val="00FF350C"/>
    <w:rsid w:val="00FF42E2"/>
    <w:rsid w:val="00FF4373"/>
    <w:rsid w:val="00FF52ED"/>
    <w:rsid w:val="00FF55FE"/>
    <w:rsid w:val="00FF5C6A"/>
    <w:rsid w:val="00FF7F1B"/>
    <w:rsid w:val="039A031E"/>
    <w:rsid w:val="183F0D66"/>
    <w:rsid w:val="1A8100CF"/>
    <w:rsid w:val="1BEE5EB7"/>
    <w:rsid w:val="1D2F75FB"/>
    <w:rsid w:val="25802B24"/>
    <w:rsid w:val="26483286"/>
    <w:rsid w:val="2A8055A4"/>
    <w:rsid w:val="2D7A2321"/>
    <w:rsid w:val="2F3E3D72"/>
    <w:rsid w:val="329C43AD"/>
    <w:rsid w:val="360E55EB"/>
    <w:rsid w:val="392007A6"/>
    <w:rsid w:val="394A0C9A"/>
    <w:rsid w:val="39EB0F9A"/>
    <w:rsid w:val="3C9018F9"/>
    <w:rsid w:val="3FFA0524"/>
    <w:rsid w:val="445671D5"/>
    <w:rsid w:val="4BDA75B7"/>
    <w:rsid w:val="4D2560FB"/>
    <w:rsid w:val="5B363B0E"/>
    <w:rsid w:val="5C7C131D"/>
    <w:rsid w:val="5E7B4862"/>
    <w:rsid w:val="61A35B4E"/>
    <w:rsid w:val="64F40B38"/>
    <w:rsid w:val="667427F5"/>
    <w:rsid w:val="6AF97ECD"/>
    <w:rsid w:val="702E4733"/>
    <w:rsid w:val="731B752D"/>
    <w:rsid w:val="79990063"/>
    <w:rsid w:val="7FC40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4D2B7C2"/>
  <w15:docId w15:val="{99418421-8D60-4B8D-8D79-9A07D8C1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9" w:qFormat="1"/>
    <w:lsdException w:name="annotation text" w:qFormat="1"/>
    <w:lsdException w:name="header" w:uiPriority="99" w:qFormat="1"/>
    <w:lsdException w:name="footer" w:uiPriority="99" w:qFormat="1"/>
    <w:lsdException w:name="caption" w:semiHidden="1" w:uiPriority="35" w:unhideWhenUsed="1" w:qFormat="1"/>
    <w:lsdException w:name="annotation reference" w:qFormat="1"/>
    <w:lsdException w:name="Title" w:uiPriority="10" w:qFormat="1"/>
    <w:lsdException w:name="Default Paragraph Font" w:semiHidden="1" w:uiPriority="1" w:unhideWhenUsed="1" w:qFormat="1"/>
    <w:lsdException w:name="Subtitle" w:uiPriority="11" w:qFormat="1"/>
    <w:lsdException w:name="Hyperlink" w:uiPriority="99" w:qFormat="1"/>
    <w:lsdException w:name="Followed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63547"/>
    <w:rPr>
      <w:rFonts w:asciiTheme="minorHAnsi" w:eastAsiaTheme="minorEastAsia" w:hAnsiTheme="minorHAnsi" w:cstheme="minorBidi"/>
      <w:sz w:val="18"/>
    </w:rPr>
  </w:style>
  <w:style w:type="paragraph" w:styleId="1">
    <w:name w:val="heading 1"/>
    <w:basedOn w:val="a"/>
    <w:next w:val="a"/>
    <w:link w:val="10"/>
    <w:uiPriority w:val="9"/>
    <w:qFormat/>
    <w:rsid w:val="00563547"/>
    <w:pPr>
      <w:pBdr>
        <w:top w:val="single" w:sz="24" w:space="0" w:color="052F61" w:themeColor="accent1"/>
        <w:left w:val="single" w:sz="24" w:space="0" w:color="052F61" w:themeColor="accent1"/>
        <w:bottom w:val="single" w:sz="24" w:space="0" w:color="052F61" w:themeColor="accent1"/>
        <w:right w:val="single" w:sz="24" w:space="0" w:color="052F61" w:themeColor="accent1"/>
      </w:pBdr>
      <w:shd w:val="clear" w:color="auto" w:fill="052F61" w:themeFill="accent1"/>
      <w:outlineLvl w:val="0"/>
    </w:pPr>
    <w:rPr>
      <w:caps/>
      <w:color w:val="FFFFFF" w:themeColor="background1"/>
      <w:spacing w:val="15"/>
      <w:sz w:val="21"/>
      <w:szCs w:val="22"/>
    </w:rPr>
  </w:style>
  <w:style w:type="paragraph" w:styleId="2">
    <w:name w:val="heading 2"/>
    <w:basedOn w:val="a"/>
    <w:next w:val="a"/>
    <w:link w:val="20"/>
    <w:uiPriority w:val="9"/>
    <w:unhideWhenUsed/>
    <w:qFormat/>
    <w:rsid w:val="00563547"/>
    <w:pPr>
      <w:pBdr>
        <w:top w:val="single" w:sz="24" w:space="0" w:color="B1D2FB" w:themeColor="accent1" w:themeTint="33"/>
        <w:left w:val="single" w:sz="24" w:space="0" w:color="B1D2FB" w:themeColor="accent1" w:themeTint="33"/>
        <w:bottom w:val="single" w:sz="24" w:space="0" w:color="B1D2FB" w:themeColor="accent1" w:themeTint="33"/>
        <w:right w:val="single" w:sz="24" w:space="0" w:color="B1D2FB" w:themeColor="accent1" w:themeTint="33"/>
      </w:pBdr>
      <w:shd w:val="clear" w:color="auto" w:fill="B1D2FB" w:themeFill="accent1" w:themeFillTint="33"/>
      <w:outlineLvl w:val="1"/>
    </w:pPr>
    <w:rPr>
      <w:b/>
      <w:caps/>
      <w:spacing w:val="15"/>
    </w:rPr>
  </w:style>
  <w:style w:type="paragraph" w:styleId="3">
    <w:name w:val="heading 3"/>
    <w:basedOn w:val="a"/>
    <w:next w:val="a"/>
    <w:link w:val="30"/>
    <w:uiPriority w:val="9"/>
    <w:unhideWhenUsed/>
    <w:qFormat/>
    <w:rsid w:val="00563547"/>
    <w:pPr>
      <w:pBdr>
        <w:top w:val="single" w:sz="6" w:space="2" w:color="052F61" w:themeColor="accent1"/>
      </w:pBdr>
      <w:spacing w:before="300"/>
      <w:outlineLvl w:val="2"/>
    </w:pPr>
    <w:rPr>
      <w:b/>
      <w:caps/>
      <w:color w:val="021730" w:themeColor="accent1" w:themeShade="80"/>
      <w:spacing w:val="15"/>
    </w:rPr>
  </w:style>
  <w:style w:type="paragraph" w:styleId="4">
    <w:name w:val="heading 4"/>
    <w:basedOn w:val="a"/>
    <w:next w:val="a"/>
    <w:link w:val="40"/>
    <w:uiPriority w:val="9"/>
    <w:semiHidden/>
    <w:unhideWhenUsed/>
    <w:qFormat/>
    <w:rsid w:val="00563547"/>
    <w:pPr>
      <w:pBdr>
        <w:top w:val="dotted" w:sz="6" w:space="2" w:color="052F61" w:themeColor="accent1"/>
      </w:pBdr>
      <w:spacing w:before="200"/>
      <w:outlineLvl w:val="3"/>
    </w:pPr>
    <w:rPr>
      <w:caps/>
      <w:color w:val="032348" w:themeColor="accent1" w:themeShade="BF"/>
      <w:spacing w:val="10"/>
    </w:rPr>
  </w:style>
  <w:style w:type="paragraph" w:styleId="5">
    <w:name w:val="heading 5"/>
    <w:basedOn w:val="a"/>
    <w:next w:val="a"/>
    <w:link w:val="50"/>
    <w:uiPriority w:val="9"/>
    <w:semiHidden/>
    <w:unhideWhenUsed/>
    <w:qFormat/>
    <w:rsid w:val="00563547"/>
    <w:pPr>
      <w:pBdr>
        <w:bottom w:val="single" w:sz="6" w:space="1" w:color="052F61" w:themeColor="accent1"/>
      </w:pBdr>
      <w:spacing w:before="200"/>
      <w:outlineLvl w:val="4"/>
    </w:pPr>
    <w:rPr>
      <w:caps/>
      <w:color w:val="032348" w:themeColor="accent1" w:themeShade="BF"/>
      <w:spacing w:val="10"/>
    </w:rPr>
  </w:style>
  <w:style w:type="paragraph" w:styleId="6">
    <w:name w:val="heading 6"/>
    <w:basedOn w:val="a"/>
    <w:next w:val="a"/>
    <w:link w:val="60"/>
    <w:uiPriority w:val="9"/>
    <w:semiHidden/>
    <w:unhideWhenUsed/>
    <w:qFormat/>
    <w:rsid w:val="00563547"/>
    <w:pPr>
      <w:pBdr>
        <w:bottom w:val="dotted" w:sz="6" w:space="1" w:color="052F61" w:themeColor="accent1"/>
      </w:pBdr>
      <w:spacing w:before="200"/>
      <w:outlineLvl w:val="5"/>
    </w:pPr>
    <w:rPr>
      <w:caps/>
      <w:color w:val="032348" w:themeColor="accent1" w:themeShade="BF"/>
      <w:spacing w:val="10"/>
    </w:rPr>
  </w:style>
  <w:style w:type="paragraph" w:styleId="7">
    <w:name w:val="heading 7"/>
    <w:basedOn w:val="a"/>
    <w:next w:val="a"/>
    <w:link w:val="70"/>
    <w:uiPriority w:val="9"/>
    <w:semiHidden/>
    <w:unhideWhenUsed/>
    <w:qFormat/>
    <w:rsid w:val="00563547"/>
    <w:pPr>
      <w:spacing w:before="200"/>
      <w:outlineLvl w:val="6"/>
    </w:pPr>
    <w:rPr>
      <w:caps/>
      <w:color w:val="032348" w:themeColor="accent1" w:themeShade="BF"/>
      <w:spacing w:val="10"/>
    </w:rPr>
  </w:style>
  <w:style w:type="paragraph" w:styleId="8">
    <w:name w:val="heading 8"/>
    <w:basedOn w:val="a"/>
    <w:next w:val="a"/>
    <w:link w:val="80"/>
    <w:uiPriority w:val="9"/>
    <w:semiHidden/>
    <w:unhideWhenUsed/>
    <w:qFormat/>
    <w:rsid w:val="00563547"/>
    <w:pPr>
      <w:spacing w:before="200"/>
      <w:outlineLvl w:val="7"/>
    </w:pPr>
    <w:rPr>
      <w:caps/>
      <w:spacing w:val="10"/>
      <w:szCs w:val="18"/>
    </w:rPr>
  </w:style>
  <w:style w:type="paragraph" w:styleId="9">
    <w:name w:val="heading 9"/>
    <w:basedOn w:val="a"/>
    <w:next w:val="a"/>
    <w:link w:val="90"/>
    <w:uiPriority w:val="9"/>
    <w:semiHidden/>
    <w:unhideWhenUsed/>
    <w:qFormat/>
    <w:rsid w:val="00563547"/>
    <w:pPr>
      <w:spacing w:before="200"/>
      <w:outlineLvl w:val="8"/>
    </w:pPr>
    <w:rPr>
      <w:i/>
      <w:iCs/>
      <w:caps/>
      <w:spacing w:val="10"/>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qFormat/>
    <w:rsid w:val="00563547"/>
    <w:pPr>
      <w:ind w:left="1260"/>
    </w:pPr>
    <w:rPr>
      <w:rFonts w:eastAsiaTheme="minorHAnsi"/>
      <w:szCs w:val="18"/>
    </w:rPr>
  </w:style>
  <w:style w:type="paragraph" w:styleId="a3">
    <w:name w:val="caption"/>
    <w:basedOn w:val="a"/>
    <w:next w:val="a"/>
    <w:uiPriority w:val="35"/>
    <w:semiHidden/>
    <w:unhideWhenUsed/>
    <w:qFormat/>
    <w:rsid w:val="00563547"/>
    <w:rPr>
      <w:b/>
      <w:bCs/>
      <w:color w:val="032348" w:themeColor="accent1" w:themeShade="BF"/>
      <w:sz w:val="16"/>
      <w:szCs w:val="16"/>
    </w:rPr>
  </w:style>
  <w:style w:type="paragraph" w:styleId="a4">
    <w:name w:val="annotation text"/>
    <w:basedOn w:val="a"/>
    <w:link w:val="a5"/>
    <w:qFormat/>
    <w:rsid w:val="00563547"/>
  </w:style>
  <w:style w:type="paragraph" w:styleId="TOC5">
    <w:name w:val="toc 5"/>
    <w:basedOn w:val="a"/>
    <w:next w:val="a"/>
    <w:autoRedefine/>
    <w:qFormat/>
    <w:rsid w:val="00563547"/>
    <w:pPr>
      <w:ind w:left="840"/>
    </w:pPr>
    <w:rPr>
      <w:rFonts w:eastAsiaTheme="minorHAnsi"/>
      <w:szCs w:val="18"/>
    </w:rPr>
  </w:style>
  <w:style w:type="paragraph" w:styleId="TOC3">
    <w:name w:val="toc 3"/>
    <w:basedOn w:val="a"/>
    <w:next w:val="a"/>
    <w:autoRedefine/>
    <w:uiPriority w:val="39"/>
    <w:qFormat/>
    <w:rsid w:val="00563547"/>
    <w:pPr>
      <w:adjustRightInd w:val="0"/>
      <w:snapToGrid w:val="0"/>
      <w:ind w:left="420"/>
    </w:pPr>
    <w:rPr>
      <w:i/>
      <w:iCs/>
    </w:rPr>
  </w:style>
  <w:style w:type="paragraph" w:styleId="TOC8">
    <w:name w:val="toc 8"/>
    <w:basedOn w:val="a"/>
    <w:next w:val="a"/>
    <w:autoRedefine/>
    <w:rsid w:val="00563547"/>
    <w:pPr>
      <w:ind w:left="1470"/>
    </w:pPr>
    <w:rPr>
      <w:rFonts w:eastAsiaTheme="minorHAnsi"/>
      <w:szCs w:val="18"/>
    </w:rPr>
  </w:style>
  <w:style w:type="paragraph" w:styleId="a6">
    <w:name w:val="Balloon Text"/>
    <w:basedOn w:val="a"/>
    <w:link w:val="a7"/>
    <w:uiPriority w:val="99"/>
    <w:qFormat/>
    <w:rsid w:val="00563547"/>
    <w:rPr>
      <w:szCs w:val="18"/>
    </w:rPr>
  </w:style>
  <w:style w:type="paragraph" w:styleId="a8">
    <w:name w:val="footer"/>
    <w:basedOn w:val="a"/>
    <w:link w:val="a9"/>
    <w:uiPriority w:val="99"/>
    <w:qFormat/>
    <w:rsid w:val="00563547"/>
    <w:pPr>
      <w:tabs>
        <w:tab w:val="center" w:pos="4153"/>
        <w:tab w:val="right" w:pos="8306"/>
      </w:tabs>
      <w:snapToGrid w:val="0"/>
    </w:pPr>
    <w:rPr>
      <w:szCs w:val="18"/>
    </w:rPr>
  </w:style>
  <w:style w:type="paragraph" w:styleId="aa">
    <w:name w:val="header"/>
    <w:basedOn w:val="a"/>
    <w:link w:val="ab"/>
    <w:uiPriority w:val="99"/>
    <w:qFormat/>
    <w:rsid w:val="00563547"/>
    <w:pPr>
      <w:pBdr>
        <w:bottom w:val="single" w:sz="6" w:space="1" w:color="auto"/>
      </w:pBdr>
      <w:tabs>
        <w:tab w:val="center" w:pos="4153"/>
        <w:tab w:val="right" w:pos="8306"/>
      </w:tabs>
      <w:snapToGrid w:val="0"/>
      <w:jc w:val="center"/>
    </w:pPr>
    <w:rPr>
      <w:szCs w:val="18"/>
    </w:rPr>
  </w:style>
  <w:style w:type="paragraph" w:styleId="TOC1">
    <w:name w:val="toc 1"/>
    <w:basedOn w:val="a"/>
    <w:next w:val="a"/>
    <w:uiPriority w:val="39"/>
    <w:qFormat/>
    <w:rsid w:val="00563547"/>
    <w:pPr>
      <w:adjustRightInd w:val="0"/>
      <w:snapToGrid w:val="0"/>
    </w:pPr>
    <w:rPr>
      <w:b/>
      <w:bCs/>
      <w:caps/>
    </w:rPr>
  </w:style>
  <w:style w:type="paragraph" w:styleId="TOC4">
    <w:name w:val="toc 4"/>
    <w:basedOn w:val="a"/>
    <w:next w:val="a"/>
    <w:autoRedefine/>
    <w:qFormat/>
    <w:rsid w:val="00563547"/>
    <w:pPr>
      <w:ind w:left="630"/>
    </w:pPr>
    <w:rPr>
      <w:rFonts w:eastAsiaTheme="minorHAnsi"/>
      <w:szCs w:val="18"/>
    </w:rPr>
  </w:style>
  <w:style w:type="paragraph" w:styleId="ac">
    <w:name w:val="Subtitle"/>
    <w:basedOn w:val="a"/>
    <w:next w:val="a"/>
    <w:link w:val="ad"/>
    <w:uiPriority w:val="11"/>
    <w:qFormat/>
    <w:rsid w:val="00563547"/>
    <w:pPr>
      <w:spacing w:after="500"/>
    </w:pPr>
    <w:rPr>
      <w:caps/>
      <w:color w:val="595959" w:themeColor="text1" w:themeTint="A6"/>
      <w:spacing w:val="10"/>
      <w:sz w:val="32"/>
      <w:szCs w:val="21"/>
    </w:rPr>
  </w:style>
  <w:style w:type="paragraph" w:styleId="TOC6">
    <w:name w:val="toc 6"/>
    <w:basedOn w:val="a"/>
    <w:next w:val="a"/>
    <w:autoRedefine/>
    <w:qFormat/>
    <w:rsid w:val="00563547"/>
    <w:pPr>
      <w:ind w:left="1050"/>
    </w:pPr>
    <w:rPr>
      <w:rFonts w:eastAsiaTheme="minorHAnsi"/>
      <w:szCs w:val="18"/>
    </w:rPr>
  </w:style>
  <w:style w:type="paragraph" w:styleId="TOC2">
    <w:name w:val="toc 2"/>
    <w:basedOn w:val="a"/>
    <w:next w:val="a"/>
    <w:uiPriority w:val="39"/>
    <w:qFormat/>
    <w:rsid w:val="00563547"/>
    <w:pPr>
      <w:adjustRightInd w:val="0"/>
      <w:snapToGrid w:val="0"/>
      <w:ind w:left="210"/>
    </w:pPr>
    <w:rPr>
      <w:smallCaps/>
    </w:rPr>
  </w:style>
  <w:style w:type="paragraph" w:styleId="TOC9">
    <w:name w:val="toc 9"/>
    <w:basedOn w:val="a"/>
    <w:next w:val="a"/>
    <w:autoRedefine/>
    <w:qFormat/>
    <w:rsid w:val="00563547"/>
    <w:pPr>
      <w:ind w:left="1680"/>
    </w:pPr>
    <w:rPr>
      <w:rFonts w:eastAsiaTheme="minorHAnsi"/>
      <w:szCs w:val="18"/>
    </w:rPr>
  </w:style>
  <w:style w:type="paragraph" w:styleId="ae">
    <w:name w:val="Normal (Web)"/>
    <w:basedOn w:val="a"/>
    <w:uiPriority w:val="99"/>
    <w:qFormat/>
    <w:rsid w:val="00563547"/>
    <w:pPr>
      <w:spacing w:before="100" w:beforeAutospacing="1" w:after="100" w:afterAutospacing="1"/>
    </w:pPr>
    <w:rPr>
      <w:rFonts w:ascii="宋体" w:hAnsi="宋体" w:cs="宋体"/>
      <w:sz w:val="24"/>
      <w:szCs w:val="24"/>
    </w:rPr>
  </w:style>
  <w:style w:type="paragraph" w:styleId="af">
    <w:name w:val="Title"/>
    <w:basedOn w:val="a"/>
    <w:next w:val="a"/>
    <w:link w:val="af0"/>
    <w:uiPriority w:val="10"/>
    <w:qFormat/>
    <w:rsid w:val="00563547"/>
    <w:rPr>
      <w:rFonts w:asciiTheme="majorHAnsi" w:eastAsiaTheme="majorEastAsia" w:hAnsiTheme="majorHAnsi" w:cstheme="majorBidi"/>
      <w:caps/>
      <w:color w:val="052F61" w:themeColor="accent1"/>
      <w:spacing w:val="10"/>
      <w:sz w:val="52"/>
      <w:szCs w:val="52"/>
    </w:rPr>
  </w:style>
  <w:style w:type="paragraph" w:styleId="af1">
    <w:name w:val="annotation subject"/>
    <w:basedOn w:val="a4"/>
    <w:next w:val="a4"/>
    <w:link w:val="af2"/>
    <w:qFormat/>
    <w:rsid w:val="00563547"/>
    <w:rPr>
      <w:b/>
      <w:bCs/>
    </w:rPr>
  </w:style>
  <w:style w:type="table" w:styleId="af3">
    <w:name w:val="Table Grid"/>
    <w:basedOn w:val="a1"/>
    <w:uiPriority w:val="59"/>
    <w:qFormat/>
    <w:rsid w:val="005635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uiPriority w:val="22"/>
    <w:qFormat/>
    <w:rsid w:val="00563547"/>
    <w:rPr>
      <w:b/>
      <w:bCs/>
    </w:rPr>
  </w:style>
  <w:style w:type="character" w:styleId="af5">
    <w:name w:val="FollowedHyperlink"/>
    <w:basedOn w:val="a0"/>
    <w:uiPriority w:val="99"/>
    <w:qFormat/>
    <w:rsid w:val="00563547"/>
    <w:rPr>
      <w:color w:val="800080"/>
      <w:u w:val="single"/>
    </w:rPr>
  </w:style>
  <w:style w:type="character" w:styleId="af6">
    <w:name w:val="Emphasis"/>
    <w:uiPriority w:val="20"/>
    <w:qFormat/>
    <w:rsid w:val="00563547"/>
    <w:rPr>
      <w:caps/>
      <w:color w:val="021730" w:themeColor="accent1" w:themeShade="80"/>
      <w:spacing w:val="5"/>
    </w:rPr>
  </w:style>
  <w:style w:type="character" w:styleId="af7">
    <w:name w:val="Hyperlink"/>
    <w:basedOn w:val="a0"/>
    <w:uiPriority w:val="99"/>
    <w:qFormat/>
    <w:rsid w:val="00563547"/>
    <w:rPr>
      <w:color w:val="0000FF"/>
      <w:u w:val="single"/>
    </w:rPr>
  </w:style>
  <w:style w:type="character" w:styleId="af8">
    <w:name w:val="annotation reference"/>
    <w:basedOn w:val="a0"/>
    <w:qFormat/>
    <w:rsid w:val="00563547"/>
    <w:rPr>
      <w:sz w:val="21"/>
      <w:szCs w:val="21"/>
    </w:rPr>
  </w:style>
  <w:style w:type="character" w:customStyle="1" w:styleId="ab">
    <w:name w:val="页眉 字符"/>
    <w:basedOn w:val="a0"/>
    <w:link w:val="aa"/>
    <w:uiPriority w:val="99"/>
    <w:qFormat/>
    <w:rsid w:val="00563547"/>
    <w:rPr>
      <w:sz w:val="18"/>
      <w:szCs w:val="18"/>
    </w:rPr>
  </w:style>
  <w:style w:type="character" w:customStyle="1" w:styleId="a9">
    <w:name w:val="页脚 字符"/>
    <w:basedOn w:val="a0"/>
    <w:link w:val="a8"/>
    <w:uiPriority w:val="99"/>
    <w:qFormat/>
    <w:rsid w:val="00563547"/>
    <w:rPr>
      <w:sz w:val="18"/>
      <w:szCs w:val="18"/>
    </w:rPr>
  </w:style>
  <w:style w:type="character" w:customStyle="1" w:styleId="10">
    <w:name w:val="标题 1 字符"/>
    <w:basedOn w:val="a0"/>
    <w:link w:val="1"/>
    <w:uiPriority w:val="9"/>
    <w:qFormat/>
    <w:rsid w:val="00563547"/>
    <w:rPr>
      <w:caps/>
      <w:color w:val="FFFFFF" w:themeColor="background1"/>
      <w:spacing w:val="15"/>
      <w:sz w:val="21"/>
      <w:szCs w:val="22"/>
      <w:shd w:val="clear" w:color="auto" w:fill="052F61" w:themeFill="accent1"/>
    </w:rPr>
  </w:style>
  <w:style w:type="paragraph" w:styleId="af9">
    <w:name w:val="List Paragraph"/>
    <w:basedOn w:val="a"/>
    <w:link w:val="afa"/>
    <w:uiPriority w:val="99"/>
    <w:qFormat/>
    <w:rsid w:val="00563547"/>
    <w:pPr>
      <w:ind w:firstLineChars="200" w:firstLine="420"/>
    </w:pPr>
  </w:style>
  <w:style w:type="character" w:customStyle="1" w:styleId="a7">
    <w:name w:val="批注框文本 字符"/>
    <w:basedOn w:val="a0"/>
    <w:link w:val="a6"/>
    <w:uiPriority w:val="99"/>
    <w:qFormat/>
    <w:rsid w:val="00563547"/>
    <w:rPr>
      <w:rFonts w:ascii="Times New Roman" w:eastAsia="宋体" w:hAnsi="Times New Roman" w:cs="Times New Roman"/>
      <w:sz w:val="18"/>
      <w:szCs w:val="18"/>
    </w:rPr>
  </w:style>
  <w:style w:type="character" w:customStyle="1" w:styleId="20">
    <w:name w:val="标题 2 字符"/>
    <w:basedOn w:val="a0"/>
    <w:link w:val="2"/>
    <w:uiPriority w:val="9"/>
    <w:qFormat/>
    <w:rsid w:val="00563547"/>
    <w:rPr>
      <w:b/>
      <w:caps/>
      <w:spacing w:val="15"/>
      <w:sz w:val="18"/>
      <w:shd w:val="clear" w:color="auto" w:fill="B1D2FB" w:themeFill="accent1" w:themeFillTint="33"/>
    </w:rPr>
  </w:style>
  <w:style w:type="character" w:customStyle="1" w:styleId="A10">
    <w:name w:val="A10"/>
    <w:qFormat/>
    <w:rsid w:val="00563547"/>
    <w:rPr>
      <w:rFonts w:cs="Arial Narrow"/>
      <w:color w:val="211D1E"/>
      <w:sz w:val="18"/>
      <w:szCs w:val="18"/>
    </w:rPr>
  </w:style>
  <w:style w:type="paragraph" w:customStyle="1" w:styleId="Default">
    <w:name w:val="Default"/>
    <w:qFormat/>
    <w:rsid w:val="00563547"/>
    <w:pPr>
      <w:widowControl w:val="0"/>
      <w:pBdr>
        <w:top w:val="none" w:sz="0" w:space="0" w:color="000000"/>
        <w:left w:val="none" w:sz="0" w:space="0" w:color="000000"/>
        <w:bottom w:val="none" w:sz="0" w:space="0" w:color="000000"/>
        <w:right w:val="none" w:sz="0" w:space="0" w:color="000000"/>
        <w:between w:val="none" w:sz="0" w:space="0" w:color="000000"/>
      </w:pBdr>
      <w:autoSpaceDE w:val="0"/>
      <w:autoSpaceDN w:val="0"/>
    </w:pPr>
    <w:rPr>
      <w:rFonts w:ascii="Arial Narrow" w:hAnsi="Arial Narrow" w:cs="Arial Narrow"/>
      <w:color w:val="000000"/>
      <w:sz w:val="24"/>
      <w:szCs w:val="24"/>
    </w:rPr>
  </w:style>
  <w:style w:type="character" w:customStyle="1" w:styleId="11">
    <w:name w:val="未处理的提及1"/>
    <w:basedOn w:val="a0"/>
    <w:uiPriority w:val="99"/>
    <w:semiHidden/>
    <w:unhideWhenUsed/>
    <w:qFormat/>
    <w:rsid w:val="00563547"/>
    <w:rPr>
      <w:color w:val="605E5C"/>
      <w:shd w:val="clear" w:color="auto" w:fill="E1DFDD"/>
    </w:rPr>
  </w:style>
  <w:style w:type="character" w:customStyle="1" w:styleId="a5">
    <w:name w:val="批注文字 字符"/>
    <w:basedOn w:val="a0"/>
    <w:link w:val="a4"/>
    <w:rsid w:val="00563547"/>
    <w:rPr>
      <w:rFonts w:ascii="Times New Roman" w:eastAsia="宋体" w:hAnsiTheme="majorHAnsi" w:cs="Times New Roman"/>
      <w:kern w:val="2"/>
      <w:sz w:val="21"/>
      <w:szCs w:val="21"/>
    </w:rPr>
  </w:style>
  <w:style w:type="character" w:customStyle="1" w:styleId="af2">
    <w:name w:val="批注主题 字符"/>
    <w:basedOn w:val="a5"/>
    <w:link w:val="af1"/>
    <w:qFormat/>
    <w:rsid w:val="00563547"/>
    <w:rPr>
      <w:rFonts w:ascii="Times New Roman" w:eastAsia="宋体" w:hAnsiTheme="majorHAnsi" w:cs="Times New Roman"/>
      <w:b/>
      <w:bCs/>
      <w:kern w:val="2"/>
      <w:sz w:val="21"/>
      <w:szCs w:val="21"/>
    </w:rPr>
  </w:style>
  <w:style w:type="table" w:customStyle="1" w:styleId="51">
    <w:name w:val="无格式表格 51"/>
    <w:basedOn w:val="a1"/>
    <w:uiPriority w:val="45"/>
    <w:qFormat/>
    <w:rsid w:val="00563547"/>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
    <w:name w:val="无格式表格 31"/>
    <w:basedOn w:val="a1"/>
    <w:uiPriority w:val="43"/>
    <w:qFormat/>
    <w:rsid w:val="00563547"/>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0">
    <w:name w:val="无格式表格 11"/>
    <w:basedOn w:val="a1"/>
    <w:uiPriority w:val="41"/>
    <w:qFormat/>
    <w:rsid w:val="005635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rsid w:val="00563547"/>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rsid w:val="00563547"/>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网格型浅色1"/>
    <w:basedOn w:val="a1"/>
    <w:uiPriority w:val="40"/>
    <w:qFormat/>
    <w:rsid w:val="005635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1">
    <w:name w:val="网格表 1 浅色1"/>
    <w:basedOn w:val="a1"/>
    <w:uiPriority w:val="46"/>
    <w:qFormat/>
    <w:rsid w:val="00563547"/>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563547"/>
    <w:pPr>
      <w:keepLines/>
      <w:pBdr>
        <w:top w:val="none" w:sz="0" w:space="0" w:color="auto"/>
        <w:left w:val="none" w:sz="0" w:space="0" w:color="auto"/>
        <w:bottom w:val="none" w:sz="0" w:space="0" w:color="auto"/>
        <w:right w:val="none" w:sz="0" w:space="0" w:color="auto"/>
      </w:pBdr>
      <w:spacing w:before="240" w:line="259" w:lineRule="auto"/>
      <w:outlineLvl w:val="9"/>
    </w:pPr>
    <w:rPr>
      <w:rFonts w:asciiTheme="majorHAnsi" w:eastAsiaTheme="majorEastAsia" w:cstheme="majorBidi"/>
      <w:b/>
      <w:color w:val="032348" w:themeColor="accent1" w:themeShade="BF"/>
      <w:sz w:val="32"/>
      <w:szCs w:val="32"/>
    </w:rPr>
  </w:style>
  <w:style w:type="paragraph" w:customStyle="1" w:styleId="13">
    <w:name w:val="修订1"/>
    <w:hidden/>
    <w:uiPriority w:val="99"/>
    <w:unhideWhenUsed/>
    <w:qFormat/>
    <w:rsid w:val="00563547"/>
    <w:rPr>
      <w:rFonts w:hAnsiTheme="majorHAnsi"/>
      <w:kern w:val="2"/>
      <w:sz w:val="21"/>
      <w:szCs w:val="21"/>
    </w:rPr>
  </w:style>
  <w:style w:type="character" w:customStyle="1" w:styleId="30">
    <w:name w:val="标题 3 字符"/>
    <w:basedOn w:val="a0"/>
    <w:link w:val="3"/>
    <w:uiPriority w:val="9"/>
    <w:rsid w:val="00563547"/>
    <w:rPr>
      <w:b/>
      <w:caps/>
      <w:color w:val="021730" w:themeColor="accent1" w:themeShade="80"/>
      <w:spacing w:val="15"/>
      <w:sz w:val="18"/>
    </w:rPr>
  </w:style>
  <w:style w:type="character" w:customStyle="1" w:styleId="40">
    <w:name w:val="标题 4 字符"/>
    <w:basedOn w:val="a0"/>
    <w:link w:val="4"/>
    <w:uiPriority w:val="9"/>
    <w:semiHidden/>
    <w:qFormat/>
    <w:rsid w:val="00563547"/>
    <w:rPr>
      <w:caps/>
      <w:color w:val="032348" w:themeColor="accent1" w:themeShade="BF"/>
      <w:spacing w:val="10"/>
    </w:rPr>
  </w:style>
  <w:style w:type="character" w:customStyle="1" w:styleId="50">
    <w:name w:val="标题 5 字符"/>
    <w:basedOn w:val="a0"/>
    <w:link w:val="5"/>
    <w:uiPriority w:val="9"/>
    <w:semiHidden/>
    <w:qFormat/>
    <w:rsid w:val="00563547"/>
    <w:rPr>
      <w:caps/>
      <w:color w:val="032348" w:themeColor="accent1" w:themeShade="BF"/>
      <w:spacing w:val="10"/>
    </w:rPr>
  </w:style>
  <w:style w:type="character" w:customStyle="1" w:styleId="60">
    <w:name w:val="标题 6 字符"/>
    <w:basedOn w:val="a0"/>
    <w:link w:val="6"/>
    <w:uiPriority w:val="9"/>
    <w:semiHidden/>
    <w:qFormat/>
    <w:rsid w:val="00563547"/>
    <w:rPr>
      <w:caps/>
      <w:color w:val="032348" w:themeColor="accent1" w:themeShade="BF"/>
      <w:spacing w:val="10"/>
    </w:rPr>
  </w:style>
  <w:style w:type="character" w:customStyle="1" w:styleId="70">
    <w:name w:val="标题 7 字符"/>
    <w:basedOn w:val="a0"/>
    <w:link w:val="7"/>
    <w:uiPriority w:val="9"/>
    <w:semiHidden/>
    <w:qFormat/>
    <w:rsid w:val="00563547"/>
    <w:rPr>
      <w:caps/>
      <w:color w:val="032348" w:themeColor="accent1" w:themeShade="BF"/>
      <w:spacing w:val="10"/>
    </w:rPr>
  </w:style>
  <w:style w:type="character" w:customStyle="1" w:styleId="80">
    <w:name w:val="标题 8 字符"/>
    <w:basedOn w:val="a0"/>
    <w:link w:val="8"/>
    <w:uiPriority w:val="9"/>
    <w:semiHidden/>
    <w:qFormat/>
    <w:rsid w:val="00563547"/>
    <w:rPr>
      <w:caps/>
      <w:spacing w:val="10"/>
      <w:sz w:val="18"/>
      <w:szCs w:val="18"/>
    </w:rPr>
  </w:style>
  <w:style w:type="character" w:customStyle="1" w:styleId="90">
    <w:name w:val="标题 9 字符"/>
    <w:basedOn w:val="a0"/>
    <w:link w:val="9"/>
    <w:uiPriority w:val="9"/>
    <w:semiHidden/>
    <w:qFormat/>
    <w:rsid w:val="00563547"/>
    <w:rPr>
      <w:i/>
      <w:iCs/>
      <w:caps/>
      <w:spacing w:val="10"/>
      <w:sz w:val="18"/>
      <w:szCs w:val="18"/>
    </w:rPr>
  </w:style>
  <w:style w:type="character" w:customStyle="1" w:styleId="af0">
    <w:name w:val="标题 字符"/>
    <w:basedOn w:val="a0"/>
    <w:link w:val="af"/>
    <w:uiPriority w:val="10"/>
    <w:qFormat/>
    <w:rsid w:val="00563547"/>
    <w:rPr>
      <w:rFonts w:asciiTheme="majorHAnsi" w:eastAsiaTheme="majorEastAsia" w:hAnsiTheme="majorHAnsi" w:cstheme="majorBidi"/>
      <w:caps/>
      <w:color w:val="052F61" w:themeColor="accent1"/>
      <w:spacing w:val="10"/>
      <w:sz w:val="52"/>
      <w:szCs w:val="52"/>
    </w:rPr>
  </w:style>
  <w:style w:type="character" w:customStyle="1" w:styleId="ad">
    <w:name w:val="副标题 字符"/>
    <w:basedOn w:val="a0"/>
    <w:link w:val="ac"/>
    <w:uiPriority w:val="11"/>
    <w:qFormat/>
    <w:rsid w:val="00563547"/>
    <w:rPr>
      <w:caps/>
      <w:color w:val="595959" w:themeColor="text1" w:themeTint="A6"/>
      <w:spacing w:val="10"/>
      <w:sz w:val="32"/>
      <w:szCs w:val="21"/>
    </w:rPr>
  </w:style>
  <w:style w:type="paragraph" w:styleId="afb">
    <w:name w:val="No Spacing"/>
    <w:uiPriority w:val="1"/>
    <w:qFormat/>
    <w:rsid w:val="00563547"/>
    <w:rPr>
      <w:rFonts w:asciiTheme="minorHAnsi" w:eastAsiaTheme="minorEastAsia" w:hAnsiTheme="minorHAnsi" w:cstheme="minorBidi"/>
    </w:rPr>
  </w:style>
  <w:style w:type="paragraph" w:styleId="afc">
    <w:name w:val="Quote"/>
    <w:basedOn w:val="a"/>
    <w:next w:val="a"/>
    <w:link w:val="afd"/>
    <w:uiPriority w:val="29"/>
    <w:qFormat/>
    <w:rsid w:val="00563547"/>
    <w:rPr>
      <w:i/>
      <w:iCs/>
      <w:sz w:val="24"/>
      <w:szCs w:val="24"/>
    </w:rPr>
  </w:style>
  <w:style w:type="character" w:customStyle="1" w:styleId="afd">
    <w:name w:val="引用 字符"/>
    <w:basedOn w:val="a0"/>
    <w:link w:val="afc"/>
    <w:uiPriority w:val="29"/>
    <w:qFormat/>
    <w:rsid w:val="00563547"/>
    <w:rPr>
      <w:i/>
      <w:iCs/>
      <w:sz w:val="24"/>
      <w:szCs w:val="24"/>
    </w:rPr>
  </w:style>
  <w:style w:type="paragraph" w:styleId="afe">
    <w:name w:val="Intense Quote"/>
    <w:basedOn w:val="a"/>
    <w:next w:val="a"/>
    <w:link w:val="aff"/>
    <w:uiPriority w:val="30"/>
    <w:qFormat/>
    <w:rsid w:val="00563547"/>
    <w:pPr>
      <w:spacing w:before="240" w:after="240"/>
      <w:ind w:left="1080" w:right="1080"/>
      <w:jc w:val="center"/>
    </w:pPr>
    <w:rPr>
      <w:color w:val="052F61" w:themeColor="accent1"/>
      <w:sz w:val="24"/>
      <w:szCs w:val="24"/>
    </w:rPr>
  </w:style>
  <w:style w:type="character" w:customStyle="1" w:styleId="aff">
    <w:name w:val="明显引用 字符"/>
    <w:basedOn w:val="a0"/>
    <w:link w:val="afe"/>
    <w:uiPriority w:val="30"/>
    <w:qFormat/>
    <w:rsid w:val="00563547"/>
    <w:rPr>
      <w:color w:val="052F61" w:themeColor="accent1"/>
      <w:sz w:val="24"/>
      <w:szCs w:val="24"/>
    </w:rPr>
  </w:style>
  <w:style w:type="character" w:customStyle="1" w:styleId="14">
    <w:name w:val="不明显强调1"/>
    <w:uiPriority w:val="19"/>
    <w:qFormat/>
    <w:rsid w:val="00563547"/>
    <w:rPr>
      <w:i/>
      <w:iCs/>
      <w:color w:val="021730" w:themeColor="accent1" w:themeShade="80"/>
    </w:rPr>
  </w:style>
  <w:style w:type="character" w:customStyle="1" w:styleId="15">
    <w:name w:val="明显强调1"/>
    <w:uiPriority w:val="21"/>
    <w:qFormat/>
    <w:rsid w:val="00563547"/>
    <w:rPr>
      <w:b/>
      <w:bCs/>
      <w:caps/>
      <w:color w:val="021730" w:themeColor="accent1" w:themeShade="80"/>
      <w:spacing w:val="10"/>
    </w:rPr>
  </w:style>
  <w:style w:type="character" w:customStyle="1" w:styleId="16">
    <w:name w:val="不明显参考1"/>
    <w:uiPriority w:val="31"/>
    <w:qFormat/>
    <w:rsid w:val="00563547"/>
    <w:rPr>
      <w:b/>
      <w:bCs/>
      <w:color w:val="052F61" w:themeColor="accent1"/>
    </w:rPr>
  </w:style>
  <w:style w:type="character" w:customStyle="1" w:styleId="17">
    <w:name w:val="明显参考1"/>
    <w:uiPriority w:val="32"/>
    <w:qFormat/>
    <w:rsid w:val="00563547"/>
    <w:rPr>
      <w:b/>
      <w:bCs/>
      <w:i/>
      <w:iCs/>
      <w:caps/>
      <w:color w:val="052F61" w:themeColor="accent1"/>
    </w:rPr>
  </w:style>
  <w:style w:type="character" w:customStyle="1" w:styleId="18">
    <w:name w:val="书籍标题1"/>
    <w:uiPriority w:val="33"/>
    <w:qFormat/>
    <w:rsid w:val="00563547"/>
    <w:rPr>
      <w:b/>
      <w:bCs/>
      <w:i/>
      <w:iCs/>
      <w:spacing w:val="0"/>
    </w:rPr>
  </w:style>
  <w:style w:type="paragraph" w:customStyle="1" w:styleId="TOC20">
    <w:name w:val="TOC 标题2"/>
    <w:basedOn w:val="1"/>
    <w:next w:val="a"/>
    <w:uiPriority w:val="39"/>
    <w:semiHidden/>
    <w:unhideWhenUsed/>
    <w:qFormat/>
    <w:rsid w:val="00563547"/>
    <w:pPr>
      <w:outlineLvl w:val="9"/>
    </w:pPr>
  </w:style>
  <w:style w:type="paragraph" w:styleId="aff0">
    <w:name w:val="Revision"/>
    <w:hidden/>
    <w:uiPriority w:val="99"/>
    <w:unhideWhenUsed/>
    <w:rsid w:val="00FF2A2D"/>
    <w:rPr>
      <w:rFonts w:asciiTheme="minorHAnsi" w:eastAsiaTheme="minorEastAsia" w:hAnsiTheme="minorHAnsi" w:cstheme="minorBidi"/>
      <w:sz w:val="18"/>
    </w:rPr>
  </w:style>
  <w:style w:type="character" w:customStyle="1" w:styleId="afa">
    <w:name w:val="列表段落 字符"/>
    <w:basedOn w:val="a0"/>
    <w:link w:val="af9"/>
    <w:uiPriority w:val="99"/>
    <w:rsid w:val="00F354AC"/>
    <w:rPr>
      <w:rFonts w:asciiTheme="minorHAnsi" w:eastAsiaTheme="minorEastAsia" w:hAnsiTheme="minorHAnsi"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6.svg"/><Relationship Id="rId26" Type="http://schemas.openxmlformats.org/officeDocument/2006/relationships/image" Target="media/image13.sv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svg"/><Relationship Id="rId42" Type="http://schemas.openxmlformats.org/officeDocument/2006/relationships/image" Target="media/image29.sv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svg"/><Relationship Id="rId32" Type="http://schemas.openxmlformats.org/officeDocument/2006/relationships/image" Target="media/image19.svg"/><Relationship Id="rId37" Type="http://schemas.openxmlformats.org/officeDocument/2006/relationships/image" Target="media/image24.png"/><Relationship Id="rId40" Type="http://schemas.openxmlformats.org/officeDocument/2006/relationships/image" Target="media/image27.sv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svg"/><Relationship Id="rId36" Type="http://schemas.openxmlformats.org/officeDocument/2006/relationships/image" Target="media/image23.svg"/><Relationship Id="rId49" Type="http://schemas.microsoft.com/office/2011/relationships/people" Target="peop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svg"/><Relationship Id="rId4" Type="http://schemas.openxmlformats.org/officeDocument/2006/relationships/settings" Target="settings.xml"/><Relationship Id="rId9" Type="http://schemas.openxmlformats.org/officeDocument/2006/relationships/image" Target="media/image2.svg"/><Relationship Id="rId14" Type="http://schemas.microsoft.com/office/2016/09/relationships/commentsIds" Target="commentsIds.xml"/><Relationship Id="rId22" Type="http://schemas.microsoft.com/office/2018/08/relationships/commentsExtensible" Target="commentsExtensible.xml"/><Relationship Id="rId27" Type="http://schemas.openxmlformats.org/officeDocument/2006/relationships/image" Target="media/image14.png"/><Relationship Id="rId30" Type="http://schemas.openxmlformats.org/officeDocument/2006/relationships/image" Target="media/image17.sv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svg"/><Relationship Id="rId46" Type="http://schemas.openxmlformats.org/officeDocument/2006/relationships/header" Target="header2.xml"/><Relationship Id="rId20" Type="http://schemas.openxmlformats.org/officeDocument/2006/relationships/image" Target="media/image8.sv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切片">
  <a:themeElements>
    <a:clrScheme name="自定义 1">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自定义 1">
      <a:majorFont>
        <a:latin typeface="HarmonyOS Sans TC"/>
        <a:ea typeface="HarmonyOS Sans SC"/>
        <a:cs typeface=""/>
      </a:majorFont>
      <a:minorFont>
        <a:latin typeface="HarmonyOS Sans TC"/>
        <a:ea typeface="HarmonyOS Sans SC"/>
        <a:cs typeface=""/>
      </a:minorFont>
    </a:fontScheme>
    <a:fmtScheme name="切片">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2989A-362E-4C91-A177-324AACB75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16</Pages>
  <Words>1446</Words>
  <Characters>8248</Characters>
  <Application>Microsoft Office Word</Application>
  <DocSecurity>0</DocSecurity>
  <Lines>68</Lines>
  <Paragraphs>19</Paragraphs>
  <ScaleCrop>false</ScaleCrop>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Shimo</dc:creator>
  <cp:lastModifiedBy>Aiden</cp:lastModifiedBy>
  <cp:revision>21</cp:revision>
  <cp:lastPrinted>2025-03-21T06:35:00Z</cp:lastPrinted>
  <dcterms:created xsi:type="dcterms:W3CDTF">2026-02-04T11:00:00Z</dcterms:created>
  <dcterms:modified xsi:type="dcterms:W3CDTF">2026-02-05T08:12:00Z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20BB6B62355F457D89E38CAB17962A71_13</vt:lpwstr>
  </property>
  <property fmtid="{D5CDD505-2E9C-101B-9397-08002B2CF9AE}" pid="4" name="KSOTemplateDocerSaveRecord">
    <vt:lpwstr>eyJoZGlkIjoiMzEwNTM5NzYwMDRjMzkwZTVkZjY2ODkwMGIxNGU0OTUiLCJ1c2VySWQiOiI0MzMxMTkzOTkifQ==</vt:lpwstr>
  </property>
</Properties>
</file>